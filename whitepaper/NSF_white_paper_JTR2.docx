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8A17" w14:textId="77777777" w:rsidR="00EF32D3" w:rsidRDefault="00EF32D3">
      <w:pPr>
        <w:pStyle w:val="BodyText"/>
        <w:ind w:left="0"/>
        <w:jc w:val="left"/>
        <w:rPr>
          <w:rFonts w:ascii="Times New Roman"/>
          <w:sz w:val="34"/>
        </w:rPr>
      </w:pPr>
    </w:p>
    <w:p w14:paraId="0B8F8A18" w14:textId="77777777" w:rsidR="00EF32D3" w:rsidRDefault="00EF32D3">
      <w:pPr>
        <w:pStyle w:val="BodyText"/>
        <w:spacing w:before="75"/>
        <w:ind w:left="0"/>
        <w:jc w:val="left"/>
        <w:rPr>
          <w:rFonts w:ascii="Times New Roman"/>
          <w:sz w:val="34"/>
        </w:rPr>
      </w:pPr>
    </w:p>
    <w:p w14:paraId="0B8F8A19" w14:textId="77777777" w:rsidR="00EF32D3" w:rsidRDefault="00000000">
      <w:pPr>
        <w:pStyle w:val="Title"/>
      </w:pPr>
      <w:r>
        <w:rPr>
          <w:spacing w:val="-4"/>
        </w:rPr>
        <w:t xml:space="preserve">A Theory-Driven and Experimentally-Validated Design Framework for </w:t>
      </w:r>
      <w:r>
        <w:t>Programming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Collective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Microrobots</w:t>
      </w:r>
    </w:p>
    <w:p w14:paraId="0B8F8A1A" w14:textId="77777777" w:rsidR="00EF32D3" w:rsidRDefault="00000000">
      <w:pPr>
        <w:spacing w:before="257"/>
        <w:ind w:left="5" w:right="372"/>
        <w:jc w:val="center"/>
        <w:rPr>
          <w:position w:val="9"/>
          <w:sz w:val="16"/>
        </w:rPr>
      </w:pPr>
      <w:r>
        <w:rPr>
          <w:sz w:val="24"/>
        </w:rPr>
        <w:t>Cameron</w:t>
      </w:r>
      <w:r>
        <w:rPr>
          <w:spacing w:val="23"/>
          <w:sz w:val="24"/>
        </w:rPr>
        <w:t xml:space="preserve"> </w:t>
      </w:r>
      <w:r>
        <w:rPr>
          <w:sz w:val="24"/>
        </w:rPr>
        <w:t>K.</w:t>
      </w:r>
      <w:r>
        <w:rPr>
          <w:spacing w:val="24"/>
          <w:sz w:val="24"/>
        </w:rPr>
        <w:t xml:space="preserve"> </w:t>
      </w:r>
      <w:r>
        <w:rPr>
          <w:sz w:val="24"/>
        </w:rPr>
        <w:t>Peterson</w:t>
      </w:r>
      <w:r>
        <w:rPr>
          <w:position w:val="9"/>
          <w:sz w:val="16"/>
        </w:rPr>
        <w:t>1</w:t>
      </w:r>
      <w:r>
        <w:rPr>
          <w:sz w:val="24"/>
        </w:rPr>
        <w:t>,</w:t>
      </w:r>
      <w:r>
        <w:rPr>
          <w:spacing w:val="24"/>
          <w:sz w:val="24"/>
        </w:rPr>
        <w:t xml:space="preserve"> </w:t>
      </w:r>
      <w:r>
        <w:rPr>
          <w:sz w:val="24"/>
        </w:rPr>
        <w:t>Douglas</w:t>
      </w:r>
      <w:r>
        <w:rPr>
          <w:spacing w:val="25"/>
          <w:sz w:val="24"/>
        </w:rPr>
        <w:t xml:space="preserve"> </w:t>
      </w:r>
      <w:r>
        <w:rPr>
          <w:sz w:val="24"/>
        </w:rPr>
        <w:t>R.</w:t>
      </w:r>
      <w:r>
        <w:rPr>
          <w:spacing w:val="24"/>
          <w:sz w:val="24"/>
        </w:rPr>
        <w:t xml:space="preserve"> </w:t>
      </w:r>
      <w:r>
        <w:rPr>
          <w:sz w:val="24"/>
        </w:rPr>
        <w:t>Tree</w:t>
      </w:r>
      <w:r>
        <w:rPr>
          <w:position w:val="9"/>
          <w:sz w:val="16"/>
        </w:rPr>
        <w:t>2</w:t>
      </w:r>
      <w:r>
        <w:rPr>
          <w:sz w:val="24"/>
        </w:rPr>
        <w:t>,</w:t>
      </w:r>
      <w:r>
        <w:rPr>
          <w:spacing w:val="24"/>
          <w:sz w:val="24"/>
        </w:rPr>
        <w:t xml:space="preserve"> </w:t>
      </w:r>
      <w:r>
        <w:rPr>
          <w:sz w:val="24"/>
        </w:rPr>
        <w:t>Joseph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Rich</w:t>
      </w:r>
      <w:r>
        <w:rPr>
          <w:spacing w:val="-2"/>
          <w:position w:val="9"/>
          <w:sz w:val="16"/>
        </w:rPr>
        <w:t>2</w:t>
      </w:r>
    </w:p>
    <w:p w14:paraId="0B8F8A1B" w14:textId="77777777" w:rsidR="00EF32D3" w:rsidRDefault="00000000">
      <w:pPr>
        <w:spacing w:before="176" w:line="286" w:lineRule="exact"/>
        <w:ind w:right="372"/>
        <w:jc w:val="center"/>
        <w:rPr>
          <w:i/>
          <w:sz w:val="24"/>
        </w:rPr>
      </w:pPr>
      <w:r>
        <w:rPr>
          <w:position w:val="9"/>
          <w:sz w:val="16"/>
        </w:rPr>
        <w:t>1</w:t>
      </w:r>
      <w:r>
        <w:rPr>
          <w:sz w:val="24"/>
        </w:rPr>
        <w:t>Electrical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Computer</w:t>
      </w:r>
      <w:r>
        <w:rPr>
          <w:spacing w:val="6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6"/>
          <w:sz w:val="24"/>
        </w:rPr>
        <w:t xml:space="preserve"> </w:t>
      </w:r>
      <w:r>
        <w:rPr>
          <w:sz w:val="24"/>
        </w:rPr>
        <w:t>Brigham</w:t>
      </w:r>
      <w:r>
        <w:rPr>
          <w:spacing w:val="6"/>
          <w:sz w:val="24"/>
        </w:rPr>
        <w:t xml:space="preserve"> </w:t>
      </w:r>
      <w:r>
        <w:rPr>
          <w:sz w:val="24"/>
        </w:rPr>
        <w:t>Young</w:t>
      </w:r>
      <w:r>
        <w:rPr>
          <w:spacing w:val="7"/>
          <w:sz w:val="24"/>
        </w:rPr>
        <w:t xml:space="preserve"> </w:t>
      </w:r>
      <w:r>
        <w:rPr>
          <w:sz w:val="24"/>
        </w:rPr>
        <w:t>University,</w:t>
      </w:r>
      <w:r>
        <w:rPr>
          <w:spacing w:val="6"/>
          <w:sz w:val="24"/>
        </w:rPr>
        <w:t xml:space="preserve"> </w:t>
      </w:r>
      <w:hyperlink r:id="rId7">
        <w:r>
          <w:rPr>
            <w:i/>
            <w:spacing w:val="-2"/>
            <w:sz w:val="24"/>
          </w:rPr>
          <w:t>ckp3@byu.edu</w:t>
        </w:r>
      </w:hyperlink>
    </w:p>
    <w:p w14:paraId="0B8F8A1C" w14:textId="77777777" w:rsidR="00EF32D3" w:rsidRDefault="00000000">
      <w:pPr>
        <w:spacing w:line="286" w:lineRule="exact"/>
        <w:ind w:left="20" w:right="372"/>
        <w:jc w:val="center"/>
        <w:rPr>
          <w:sz w:val="24"/>
        </w:rPr>
      </w:pPr>
      <w:r>
        <w:rPr>
          <w:position w:val="9"/>
          <w:sz w:val="16"/>
        </w:rPr>
        <w:t>2</w:t>
      </w:r>
      <w:r>
        <w:rPr>
          <w:sz w:val="24"/>
        </w:rPr>
        <w:t>Chemical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Biological</w:t>
      </w:r>
      <w:r>
        <w:rPr>
          <w:spacing w:val="18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18"/>
          <w:sz w:val="24"/>
        </w:rPr>
        <w:t xml:space="preserve"> </w:t>
      </w:r>
      <w:r>
        <w:rPr>
          <w:sz w:val="24"/>
        </w:rPr>
        <w:t>Brigham</w:t>
      </w:r>
      <w:r>
        <w:rPr>
          <w:spacing w:val="17"/>
          <w:sz w:val="24"/>
        </w:rPr>
        <w:t xml:space="preserve"> </w:t>
      </w:r>
      <w:r>
        <w:rPr>
          <w:sz w:val="24"/>
        </w:rPr>
        <w:t>Young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University</w:t>
      </w:r>
    </w:p>
    <w:p w14:paraId="0B8F8A1D" w14:textId="77777777" w:rsidR="00EF32D3" w:rsidRDefault="00000000">
      <w:pPr>
        <w:pStyle w:val="BodyText"/>
        <w:spacing w:before="291" w:line="223" w:lineRule="auto"/>
        <w:ind w:right="3982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B8F8A43" wp14:editId="0B8F8A44">
                <wp:simplePos x="0" y="0"/>
                <wp:positionH relativeFrom="page">
                  <wp:posOffset>5130055</wp:posOffset>
                </wp:positionH>
                <wp:positionV relativeFrom="paragraph">
                  <wp:posOffset>227986</wp:posOffset>
                </wp:positionV>
                <wp:extent cx="1947545" cy="30054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7545" cy="3005455"/>
                          <a:chOff x="0" y="0"/>
                          <a:chExt cx="1947545" cy="300545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229" cy="30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432363" y="19698"/>
                            <a:ext cx="480059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F8A57" w14:textId="77777777" w:rsidR="00EF32D3" w:rsidRDefault="00000000">
                              <w:pPr>
                                <w:spacing w:line="108" w:lineRule="exact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forward</w:t>
                              </w:r>
                              <w:r>
                                <w:rPr>
                                  <w:rFonts w:ascii="Verdana"/>
                                  <w:spacing w:val="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problem</w:t>
                              </w:r>
                            </w:p>
                            <w:p w14:paraId="0B8F8A58" w14:textId="77777777" w:rsidR="00EF32D3" w:rsidRDefault="00000000">
                              <w:pPr>
                                <w:spacing w:before="89" w:line="109" w:lineRule="exact"/>
                                <w:ind w:left="9"/>
                                <w:rPr>
                                  <w:rFonts w:ascii="Verdana"/>
                                  <w:sz w:val="9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inverse</w:t>
                              </w:r>
                              <w:r>
                                <w:rPr>
                                  <w:rFonts w:ascii="Verdana"/>
                                  <w:spacing w:val="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9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32491" y="780655"/>
                            <a:ext cx="128778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F8A59" w14:textId="77777777" w:rsidR="00EF32D3" w:rsidRDefault="00000000">
                              <w:pPr>
                                <w:spacing w:before="5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sz w:val="21"/>
                                </w:rPr>
                                <w:t>collective</w:t>
                              </w:r>
                              <w:r>
                                <w:rPr>
                                  <w:rFonts w:ascii="Verdana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1"/>
                                </w:rPr>
                                <w:t>behavior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5966" y="1798605"/>
                            <a:ext cx="11061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F8A5A" w14:textId="77777777" w:rsidR="00EF32D3" w:rsidRDefault="00000000">
                              <w:pPr>
                                <w:spacing w:before="5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sz w:val="21"/>
                                </w:rPr>
                                <w:t>behavioral</w:t>
                              </w:r>
                              <w:r>
                                <w:rPr>
                                  <w:rFonts w:ascii="Verdana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4"/>
                                  <w:sz w:val="21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23312" y="2317348"/>
                            <a:ext cx="110489" cy="4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F8A5B" w14:textId="77777777" w:rsidR="00EF32D3" w:rsidRDefault="00000000">
                              <w:pPr>
                                <w:rPr>
                                  <w:rFonts w:ascii="Verdana"/>
                                  <w:sz w:val="6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6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44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0"/>
                                  <w:sz w:val="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125901" y="2317348"/>
                            <a:ext cx="110489" cy="4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F8A5C" w14:textId="77777777" w:rsidR="00EF32D3" w:rsidRDefault="00000000">
                              <w:pPr>
                                <w:rPr>
                                  <w:rFonts w:ascii="Verdana"/>
                                  <w:sz w:val="6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6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44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0"/>
                                  <w:sz w:val="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39604" y="2445974"/>
                            <a:ext cx="110489" cy="4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F8A5D" w14:textId="77777777" w:rsidR="00EF32D3" w:rsidRDefault="00000000">
                              <w:pPr>
                                <w:rPr>
                                  <w:rFonts w:ascii="Verdana"/>
                                  <w:sz w:val="6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6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44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0"/>
                                  <w:sz w:val="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22658" y="2573724"/>
                            <a:ext cx="130810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F8A5E" w14:textId="77777777" w:rsidR="00EF32D3" w:rsidRDefault="00000000">
                              <w:pPr>
                                <w:ind w:right="87"/>
                                <w:jc w:val="right"/>
                                <w:rPr>
                                  <w:rFonts w:ascii="Verdana"/>
                                  <w:sz w:val="6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6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44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0"/>
                                  <w:sz w:val="6"/>
                                </w:rPr>
                                <w:t>N</w:t>
                              </w:r>
                            </w:p>
                            <w:p w14:paraId="0B8F8A5F" w14:textId="77777777" w:rsidR="00EF32D3" w:rsidRDefault="00EF32D3">
                              <w:pPr>
                                <w:rPr>
                                  <w:rFonts w:ascii="Verdana"/>
                                  <w:sz w:val="6"/>
                                </w:rPr>
                              </w:pPr>
                            </w:p>
                            <w:p w14:paraId="0B8F8A60" w14:textId="77777777" w:rsidR="00EF32D3" w:rsidRDefault="00EF32D3">
                              <w:pPr>
                                <w:rPr>
                                  <w:rFonts w:ascii="Verdana"/>
                                  <w:sz w:val="6"/>
                                </w:rPr>
                              </w:pPr>
                            </w:p>
                            <w:p w14:paraId="0B8F8A61" w14:textId="77777777" w:rsidR="00EF32D3" w:rsidRDefault="00EF32D3">
                              <w:pPr>
                                <w:rPr>
                                  <w:rFonts w:ascii="Verdana"/>
                                  <w:sz w:val="6"/>
                                </w:rPr>
                              </w:pPr>
                            </w:p>
                            <w:p w14:paraId="0B8F8A62" w14:textId="77777777" w:rsidR="00EF32D3" w:rsidRDefault="00EF32D3">
                              <w:pPr>
                                <w:spacing w:before="9"/>
                                <w:rPr>
                                  <w:rFonts w:ascii="Verdana"/>
                                  <w:sz w:val="6"/>
                                </w:rPr>
                              </w:pPr>
                            </w:p>
                            <w:p w14:paraId="0B8F8A63" w14:textId="77777777" w:rsidR="00EF32D3" w:rsidRDefault="00000000">
                              <w:pPr>
                                <w:spacing w:before="1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sz w:val="21"/>
                                </w:rPr>
                                <w:t>microrobot</w:t>
                              </w:r>
                              <w:r>
                                <w:rPr>
                                  <w:rFonts w:ascii="Verdana"/>
                                  <w:spacing w:val="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21"/>
                                </w:rPr>
                                <w:t>physics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F8A43" id="Group 5" o:spid="_x0000_s1026" style="position:absolute;left:0;text-align:left;margin-left:403.95pt;margin-top:17.95pt;width:153.35pt;height:236.65pt;z-index:15728640;mso-wrap-distance-left:0;mso-wrap-distance-right:0;mso-position-horizontal-relative:page" coordsize="19475,30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9472;height:30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4323;top:196;width:4801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B8F8A57" w14:textId="77777777" w:rsidR="00EF32D3" w:rsidRDefault="00000000">
                        <w:pPr>
                          <w:spacing w:line="108" w:lineRule="exact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forward</w:t>
                        </w:r>
                        <w:r>
                          <w:rPr>
                            <w:rFonts w:ascii="Verdana"/>
                            <w:spacing w:val="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problem</w:t>
                        </w:r>
                      </w:p>
                      <w:p w14:paraId="0B8F8A58" w14:textId="77777777" w:rsidR="00EF32D3" w:rsidRDefault="00000000">
                        <w:pPr>
                          <w:spacing w:before="89" w:line="109" w:lineRule="exact"/>
                          <w:ind w:left="9"/>
                          <w:rPr>
                            <w:rFonts w:ascii="Verdana"/>
                            <w:sz w:val="9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inverse</w:t>
                        </w:r>
                        <w:r>
                          <w:rPr>
                            <w:rFonts w:ascii="Verdana"/>
                            <w:spacing w:val="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9"/>
                          </w:rPr>
                          <w:t>problem</w:t>
                        </w:r>
                      </w:p>
                    </w:txbxContent>
                  </v:textbox>
                </v:shape>
                <v:shape id="Textbox 8" o:spid="_x0000_s1029" type="#_x0000_t202" style="position:absolute;left:3324;top:7806;width:12878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B8F8A59" w14:textId="77777777" w:rsidR="00EF32D3" w:rsidRDefault="00000000">
                        <w:pPr>
                          <w:spacing w:before="5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sz w:val="21"/>
                          </w:rPr>
                          <w:t>collective</w:t>
                        </w:r>
                        <w:r>
                          <w:rPr>
                            <w:rFonts w:ascii="Verdana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1"/>
                          </w:rPr>
                          <w:t>behavior</w:t>
                        </w:r>
                      </w:p>
                    </w:txbxContent>
                  </v:textbox>
                </v:shape>
                <v:shape id="Textbox 9" o:spid="_x0000_s1030" type="#_x0000_t202" style="position:absolute;left:4059;top:17986;width:11062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B8F8A5A" w14:textId="77777777" w:rsidR="00EF32D3" w:rsidRDefault="00000000">
                        <w:pPr>
                          <w:spacing w:before="5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sz w:val="21"/>
                          </w:rPr>
                          <w:t>behavioral</w:t>
                        </w:r>
                        <w:r>
                          <w:rPr>
                            <w:rFonts w:ascii="Verdana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4"/>
                            <w:sz w:val="21"/>
                          </w:rPr>
                          <w:t>rules</w:t>
                        </w:r>
                      </w:p>
                    </w:txbxContent>
                  </v:textbox>
                </v:shape>
                <v:shape id="Textbox 10" o:spid="_x0000_s1031" type="#_x0000_t202" style="position:absolute;left:7233;top:23173;width:1105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B8F8A5B" w14:textId="77777777" w:rsidR="00EF32D3" w:rsidRDefault="00000000">
                        <w:pPr>
                          <w:rPr>
                            <w:rFonts w:ascii="Verdana"/>
                            <w:sz w:val="6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6"/>
                          </w:rPr>
                          <w:t>S</w:t>
                        </w:r>
                        <w:r>
                          <w:rPr>
                            <w:rFonts w:ascii="Verdana"/>
                            <w:color w:val="FFFFFF"/>
                            <w:spacing w:val="44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10"/>
                            <w:sz w:val="6"/>
                          </w:rPr>
                          <w:t>N</w:t>
                        </w:r>
                      </w:p>
                    </w:txbxContent>
                  </v:textbox>
                </v:shape>
                <v:shape id="Textbox 11" o:spid="_x0000_s1032" type="#_x0000_t202" style="position:absolute;left:11259;top:23173;width:1104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B8F8A5C" w14:textId="77777777" w:rsidR="00EF32D3" w:rsidRDefault="00000000">
                        <w:pPr>
                          <w:rPr>
                            <w:rFonts w:ascii="Verdana"/>
                            <w:sz w:val="6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6"/>
                          </w:rPr>
                          <w:t>S</w:t>
                        </w:r>
                        <w:r>
                          <w:rPr>
                            <w:rFonts w:ascii="Verdana"/>
                            <w:color w:val="FFFFFF"/>
                            <w:spacing w:val="44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10"/>
                            <w:sz w:val="6"/>
                          </w:rPr>
                          <w:t>N</w:t>
                        </w:r>
                      </w:p>
                    </w:txbxContent>
                  </v:textbox>
                </v:shape>
                <v:shape id="Textbox 12" o:spid="_x0000_s1033" type="#_x0000_t202" style="position:absolute;left:2396;top:24459;width:1104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B8F8A5D" w14:textId="77777777" w:rsidR="00EF32D3" w:rsidRDefault="00000000">
                        <w:pPr>
                          <w:rPr>
                            <w:rFonts w:ascii="Verdana"/>
                            <w:sz w:val="6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6"/>
                          </w:rPr>
                          <w:t>S</w:t>
                        </w:r>
                        <w:r>
                          <w:rPr>
                            <w:rFonts w:ascii="Verdana"/>
                            <w:color w:val="FFFFFF"/>
                            <w:spacing w:val="44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10"/>
                            <w:sz w:val="6"/>
                          </w:rPr>
                          <w:t>N</w:t>
                        </w:r>
                      </w:p>
                    </w:txbxContent>
                  </v:textbox>
                </v:shape>
                <v:shape id="Textbox 13" o:spid="_x0000_s1034" type="#_x0000_t202" style="position:absolute;left:3226;top:25737;width:13081;height:4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B8F8A5E" w14:textId="77777777" w:rsidR="00EF32D3" w:rsidRDefault="00000000">
                        <w:pPr>
                          <w:ind w:right="87"/>
                          <w:jc w:val="right"/>
                          <w:rPr>
                            <w:rFonts w:ascii="Verdana"/>
                            <w:sz w:val="6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6"/>
                          </w:rPr>
                          <w:t>S</w:t>
                        </w:r>
                        <w:r>
                          <w:rPr>
                            <w:rFonts w:ascii="Verdana"/>
                            <w:color w:val="FFFFFF"/>
                            <w:spacing w:val="44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10"/>
                            <w:sz w:val="6"/>
                          </w:rPr>
                          <w:t>N</w:t>
                        </w:r>
                      </w:p>
                      <w:p w14:paraId="0B8F8A5F" w14:textId="77777777" w:rsidR="00EF32D3" w:rsidRDefault="00EF32D3">
                        <w:pPr>
                          <w:rPr>
                            <w:rFonts w:ascii="Verdana"/>
                            <w:sz w:val="6"/>
                          </w:rPr>
                        </w:pPr>
                      </w:p>
                      <w:p w14:paraId="0B8F8A60" w14:textId="77777777" w:rsidR="00EF32D3" w:rsidRDefault="00EF32D3">
                        <w:pPr>
                          <w:rPr>
                            <w:rFonts w:ascii="Verdana"/>
                            <w:sz w:val="6"/>
                          </w:rPr>
                        </w:pPr>
                      </w:p>
                      <w:p w14:paraId="0B8F8A61" w14:textId="77777777" w:rsidR="00EF32D3" w:rsidRDefault="00EF32D3">
                        <w:pPr>
                          <w:rPr>
                            <w:rFonts w:ascii="Verdana"/>
                            <w:sz w:val="6"/>
                          </w:rPr>
                        </w:pPr>
                      </w:p>
                      <w:p w14:paraId="0B8F8A62" w14:textId="77777777" w:rsidR="00EF32D3" w:rsidRDefault="00EF32D3">
                        <w:pPr>
                          <w:spacing w:before="9"/>
                          <w:rPr>
                            <w:rFonts w:ascii="Verdana"/>
                            <w:sz w:val="6"/>
                          </w:rPr>
                        </w:pPr>
                      </w:p>
                      <w:p w14:paraId="0B8F8A63" w14:textId="77777777" w:rsidR="00EF32D3" w:rsidRDefault="00000000">
                        <w:pPr>
                          <w:spacing w:before="1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sz w:val="21"/>
                          </w:rPr>
                          <w:t>microrobot</w:t>
                        </w:r>
                        <w:r>
                          <w:rPr>
                            <w:rFonts w:ascii="Verdana"/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1"/>
                          </w:rPr>
                          <w:t>physics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8F8A45" wp14:editId="0B8F8A46">
                <wp:simplePos x="0" y="0"/>
                <wp:positionH relativeFrom="page">
                  <wp:posOffset>6793180</wp:posOffset>
                </wp:positionH>
                <wp:positionV relativeFrom="paragraph">
                  <wp:posOffset>1678348</wp:posOffset>
                </wp:positionV>
                <wp:extent cx="95250" cy="3746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95250" cy="37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8F8A64" w14:textId="77777777" w:rsidR="00EF32D3" w:rsidRDefault="00000000">
                            <w:pPr>
                              <w:spacing w:line="58" w:lineRule="exac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z w:val="6"/>
                              </w:rPr>
                              <w:t>N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4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sz w:val="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F8A45" id="Textbox 14" o:spid="_x0000_s1035" type="#_x0000_t202" style="position:absolute;left:0;text-align:left;margin-left:534.9pt;margin-top:132.15pt;width:7.5pt;height:2.95pt;rotation:19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" filled="f" stroked="f">
                <v:textbox inset="0,0,0,0">
                  <w:txbxContent>
                    <w:p w14:paraId="0B8F8A64" w14:textId="77777777" w:rsidR="00EF32D3" w:rsidRDefault="00000000">
                      <w:pPr>
                        <w:spacing w:line="58" w:lineRule="exac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color w:val="FFFFFF"/>
                          <w:sz w:val="6"/>
                        </w:rPr>
                        <w:t>N</w:t>
                      </w:r>
                      <w:r>
                        <w:rPr>
                          <w:rFonts w:ascii="Verdana"/>
                          <w:color w:val="FFFFFF"/>
                          <w:spacing w:val="40"/>
                          <w:sz w:val="6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spacing w:val="-10"/>
                          <w:sz w:val="6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B8F8A47" wp14:editId="0B8F8A48">
                <wp:simplePos x="0" y="0"/>
                <wp:positionH relativeFrom="page">
                  <wp:posOffset>5455972</wp:posOffset>
                </wp:positionH>
                <wp:positionV relativeFrom="paragraph">
                  <wp:posOffset>1678166</wp:posOffset>
                </wp:positionV>
                <wp:extent cx="97790" cy="3746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97790" cy="37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8F8A65" w14:textId="77777777" w:rsidR="00EF32D3" w:rsidRDefault="00000000">
                            <w:pPr>
                              <w:spacing w:line="58" w:lineRule="exac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z w:val="6"/>
                              </w:rPr>
                              <w:t>S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4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sz w:val="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F8A47" id="Textbox 15" o:spid="_x0000_s1036" type="#_x0000_t202" style="position:absolute;left:0;text-align:left;margin-left:429.6pt;margin-top:132.15pt;width:7.7pt;height:2.95pt;rotation:19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" filled="f" stroked="f">
                <v:textbox inset="0,0,0,0">
                  <w:txbxContent>
                    <w:p w14:paraId="0B8F8A65" w14:textId="77777777" w:rsidR="00EF32D3" w:rsidRDefault="00000000">
                      <w:pPr>
                        <w:spacing w:line="58" w:lineRule="exac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color w:val="FFFFFF"/>
                          <w:sz w:val="6"/>
                        </w:rPr>
                        <w:t>S</w:t>
                      </w:r>
                      <w:r>
                        <w:rPr>
                          <w:rFonts w:ascii="Verdana"/>
                          <w:color w:val="FFFFFF"/>
                          <w:spacing w:val="44"/>
                          <w:sz w:val="6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spacing w:val="-10"/>
                          <w:sz w:val="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B8F8A49" wp14:editId="0B8F8A4A">
                <wp:simplePos x="0" y="0"/>
                <wp:positionH relativeFrom="page">
                  <wp:posOffset>5668143</wp:posOffset>
                </wp:positionH>
                <wp:positionV relativeFrom="paragraph">
                  <wp:posOffset>1677458</wp:posOffset>
                </wp:positionV>
                <wp:extent cx="97790" cy="3746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97790" cy="37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8F8A66" w14:textId="77777777" w:rsidR="00EF32D3" w:rsidRDefault="00000000">
                            <w:pPr>
                              <w:spacing w:line="58" w:lineRule="exac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z w:val="6"/>
                              </w:rPr>
                              <w:t>S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4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sz w:val="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F8A49" id="Textbox 16" o:spid="_x0000_s1037" type="#_x0000_t202" style="position:absolute;left:0;text-align:left;margin-left:446.3pt;margin-top:132.1pt;width:7.7pt;height:2.95pt;rotation:-20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" filled="f" stroked="f">
                <v:textbox inset="0,0,0,0">
                  <w:txbxContent>
                    <w:p w14:paraId="0B8F8A66" w14:textId="77777777" w:rsidR="00EF32D3" w:rsidRDefault="00000000">
                      <w:pPr>
                        <w:spacing w:line="58" w:lineRule="exac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color w:val="FFFFFF"/>
                          <w:sz w:val="6"/>
                        </w:rPr>
                        <w:t>S</w:t>
                      </w:r>
                      <w:r>
                        <w:rPr>
                          <w:rFonts w:ascii="Verdana"/>
                          <w:color w:val="FFFFFF"/>
                          <w:spacing w:val="44"/>
                          <w:sz w:val="6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spacing w:val="-10"/>
                          <w:sz w:val="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B8F8A4B" wp14:editId="0B8F8A4C">
                <wp:simplePos x="0" y="0"/>
                <wp:positionH relativeFrom="page">
                  <wp:posOffset>6246516</wp:posOffset>
                </wp:positionH>
                <wp:positionV relativeFrom="paragraph">
                  <wp:posOffset>1677309</wp:posOffset>
                </wp:positionV>
                <wp:extent cx="97790" cy="3746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97790" cy="37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8F8A67" w14:textId="77777777" w:rsidR="00EF32D3" w:rsidRDefault="00000000">
                            <w:pPr>
                              <w:spacing w:line="58" w:lineRule="exact"/>
                              <w:rPr>
                                <w:rFonts w:ascii="Verdana"/>
                                <w:sz w:val="6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sz w:val="6"/>
                              </w:rPr>
                              <w:t>S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44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sz w:val="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F8A4B" id="Textbox 17" o:spid="_x0000_s1038" type="#_x0000_t202" style="position:absolute;left:0;text-align:left;margin-left:491.85pt;margin-top:132.05pt;width:7.7pt;height:2.95pt;rotation:-20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" filled="f" stroked="f">
                <v:textbox inset="0,0,0,0">
                  <w:txbxContent>
                    <w:p w14:paraId="0B8F8A67" w14:textId="77777777" w:rsidR="00EF32D3" w:rsidRDefault="00000000">
                      <w:pPr>
                        <w:spacing w:line="58" w:lineRule="exact"/>
                        <w:rPr>
                          <w:rFonts w:ascii="Verdana"/>
                          <w:sz w:val="6"/>
                        </w:rPr>
                      </w:pPr>
                      <w:r>
                        <w:rPr>
                          <w:rFonts w:ascii="Verdana"/>
                          <w:color w:val="FFFFFF"/>
                          <w:sz w:val="6"/>
                        </w:rPr>
                        <w:t>S</w:t>
                      </w:r>
                      <w:r>
                        <w:rPr>
                          <w:rFonts w:ascii="Verdana"/>
                          <w:color w:val="FFFFFF"/>
                          <w:spacing w:val="44"/>
                          <w:sz w:val="6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spacing w:val="-10"/>
                          <w:sz w:val="6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Opportunity and Challenge.</w:t>
      </w:r>
      <w:r>
        <w:rPr>
          <w:b/>
          <w:spacing w:val="31"/>
        </w:rPr>
        <w:t xml:space="preserve"> </w:t>
      </w:r>
      <w:r>
        <w:t>Micro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nanorobotics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growing</w:t>
      </w:r>
      <w:r>
        <w:rPr>
          <w:spacing w:val="-6"/>
        </w:rPr>
        <w:t xml:space="preserve"> </w:t>
      </w:r>
      <w:r>
        <w:t>field</w:t>
      </w:r>
      <w:r>
        <w:rPr>
          <w:position w:val="8"/>
          <w:sz w:val="16"/>
        </w:rPr>
        <w:t>1</w:t>
      </w:r>
      <w:r>
        <w:rPr>
          <w:spacing w:val="17"/>
          <w:position w:val="8"/>
          <w:sz w:val="16"/>
        </w:rPr>
        <w:t xml:space="preserve"> </w:t>
      </w:r>
      <w:r>
        <w:t>that promises transformative advances in medical technology,</w:t>
      </w:r>
      <w:r>
        <w:rPr>
          <w:position w:val="8"/>
          <w:sz w:val="16"/>
        </w:rPr>
        <w:t>2–4</w:t>
      </w:r>
      <w:r>
        <w:rPr>
          <w:spacing w:val="24"/>
          <w:position w:val="8"/>
          <w:sz w:val="16"/>
        </w:rPr>
        <w:t xml:space="preserve"> </w:t>
      </w:r>
      <w:r>
        <w:t>environmental remediation,</w:t>
      </w:r>
      <w:r>
        <w:rPr>
          <w:position w:val="8"/>
          <w:sz w:val="16"/>
        </w:rPr>
        <w:t>5–8</w:t>
      </w:r>
      <w:r>
        <w:rPr>
          <w:spacing w:val="40"/>
          <w:position w:val="8"/>
          <w:sz w:val="16"/>
        </w:rPr>
        <w:t xml:space="preserve"> </w:t>
      </w:r>
      <w:r>
        <w:t>biomimetic and dynamic materials,</w:t>
      </w:r>
      <w:r>
        <w:rPr>
          <w:position w:val="8"/>
          <w:sz w:val="16"/>
        </w:rPr>
        <w:t>9–12</w:t>
      </w:r>
      <w:r>
        <w:rPr>
          <w:spacing w:val="40"/>
          <w:position w:val="8"/>
          <w:sz w:val="16"/>
        </w:rPr>
        <w:t xml:space="preserve"> </w:t>
      </w:r>
      <w:r>
        <w:t xml:space="preserve">and many other </w:t>
      </w:r>
      <w:r>
        <w:rPr>
          <w:spacing w:val="-2"/>
        </w:rPr>
        <w:t>applications.</w:t>
      </w:r>
      <w:r>
        <w:rPr>
          <w:spacing w:val="-2"/>
          <w:position w:val="8"/>
          <w:sz w:val="16"/>
        </w:rPr>
        <w:t>13–15</w:t>
      </w:r>
      <w:r>
        <w:rPr>
          <w:spacing w:val="12"/>
          <w:position w:val="8"/>
          <w:sz w:val="16"/>
        </w:rPr>
        <w:t xml:space="preserve"> </w:t>
      </w:r>
      <w:r>
        <w:rPr>
          <w:spacing w:val="-2"/>
        </w:rPr>
        <w:t>However,</w:t>
      </w:r>
      <w:r>
        <w:rPr>
          <w:spacing w:val="-7"/>
        </w:rPr>
        <w:t xml:space="preserve"> </w:t>
      </w:r>
      <w:r>
        <w:rPr>
          <w:spacing w:val="-2"/>
        </w:rPr>
        <w:t>microscale</w:t>
      </w:r>
      <w:r>
        <w:rPr>
          <w:spacing w:val="-9"/>
        </w:rPr>
        <w:t xml:space="preserve"> </w:t>
      </w:r>
      <w:r>
        <w:rPr>
          <w:spacing w:val="-2"/>
        </w:rPr>
        <w:t>operation</w:t>
      </w:r>
      <w:r>
        <w:rPr>
          <w:spacing w:val="-8"/>
        </w:rPr>
        <w:t xml:space="preserve"> </w:t>
      </w:r>
      <w:r>
        <w:rPr>
          <w:spacing w:val="-2"/>
        </w:rPr>
        <w:t>imposes</w:t>
      </w:r>
      <w:r>
        <w:rPr>
          <w:spacing w:val="-8"/>
        </w:rPr>
        <w:t xml:space="preserve"> </w:t>
      </w:r>
      <w:r>
        <w:rPr>
          <w:spacing w:val="-2"/>
        </w:rPr>
        <w:t>severe</w:t>
      </w:r>
      <w:r>
        <w:rPr>
          <w:spacing w:val="-8"/>
        </w:rPr>
        <w:t xml:space="preserve"> </w:t>
      </w:r>
      <w:r>
        <w:rPr>
          <w:spacing w:val="-2"/>
        </w:rPr>
        <w:t>physical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rPr>
          <w:spacing w:val="-4"/>
        </w:rPr>
        <w:t>computational</w:t>
      </w:r>
      <w:r>
        <w:rPr>
          <w:spacing w:val="-7"/>
        </w:rPr>
        <w:t xml:space="preserve"> </w:t>
      </w:r>
      <w:r>
        <w:rPr>
          <w:spacing w:val="-4"/>
        </w:rPr>
        <w:t>constraints.</w:t>
      </w:r>
      <w:r>
        <w:rPr>
          <w:spacing w:val="2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robots</w:t>
      </w:r>
      <w:r>
        <w:rPr>
          <w:spacing w:val="-7"/>
        </w:rPr>
        <w:t xml:space="preserve"> </w:t>
      </w:r>
      <w:r>
        <w:rPr>
          <w:spacing w:val="-4"/>
        </w:rPr>
        <w:t>decrease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size, onboard</w:t>
      </w:r>
      <w:r>
        <w:rPr>
          <w:spacing w:val="-7"/>
        </w:rPr>
        <w:t xml:space="preserve"> </w:t>
      </w:r>
      <w:r>
        <w:rPr>
          <w:spacing w:val="-4"/>
        </w:rPr>
        <w:t xml:space="preserve">power, sensing, </w:t>
      </w:r>
      <w:r>
        <w:t>computation,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increasingly</w:t>
      </w:r>
      <w:r>
        <w:rPr>
          <w:spacing w:val="-1"/>
        </w:rPr>
        <w:t xml:space="preserve"> </w:t>
      </w:r>
      <w:r>
        <w:t>limited.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time,</w:t>
      </w:r>
      <w:r>
        <w:rPr>
          <w:spacing w:val="-5"/>
        </w:rPr>
        <w:t xml:space="preserve"> </w:t>
      </w:r>
      <w:r>
        <w:t>robots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strongly</w:t>
      </w:r>
      <w:r>
        <w:rPr>
          <w:spacing w:val="-5"/>
        </w:rPr>
        <w:t xml:space="preserve"> </w:t>
      </w:r>
      <w:r>
        <w:t>coupled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increasingly susceptible to stochastic disturbances. Consequently, conventional robotic </w:t>
      </w:r>
      <w:r>
        <w:rPr>
          <w:spacing w:val="-4"/>
        </w:rPr>
        <w:t>architectures</w:t>
      </w:r>
      <w:r>
        <w:rPr>
          <w:spacing w:val="-8"/>
        </w:rPr>
        <w:t xml:space="preserve"> </w:t>
      </w:r>
      <w:r>
        <w:rPr>
          <w:spacing w:val="-4"/>
        </w:rPr>
        <w:t>developed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macroscale</w:t>
      </w:r>
      <w:r>
        <w:rPr>
          <w:spacing w:val="-8"/>
        </w:rPr>
        <w:t xml:space="preserve"> </w:t>
      </w:r>
      <w:r>
        <w:rPr>
          <w:spacing w:val="-4"/>
        </w:rPr>
        <w:t>systems</w:t>
      </w:r>
      <w:r>
        <w:rPr>
          <w:spacing w:val="-8"/>
        </w:rPr>
        <w:t xml:space="preserve"> </w:t>
      </w:r>
      <w:r>
        <w:rPr>
          <w:spacing w:val="-4"/>
        </w:rPr>
        <w:t>become</w:t>
      </w:r>
      <w:r>
        <w:rPr>
          <w:spacing w:val="-8"/>
        </w:rPr>
        <w:t xml:space="preserve"> </w:t>
      </w:r>
      <w:r>
        <w:rPr>
          <w:spacing w:val="-4"/>
        </w:rPr>
        <w:t>fundamentally</w:t>
      </w:r>
      <w:r>
        <w:rPr>
          <w:spacing w:val="-8"/>
        </w:rPr>
        <w:t xml:space="preserve"> </w:t>
      </w:r>
      <w:r>
        <w:rPr>
          <w:spacing w:val="-4"/>
        </w:rPr>
        <w:t xml:space="preserve">limited </w:t>
      </w:r>
      <w:r>
        <w:t>at the microscale.</w:t>
      </w:r>
    </w:p>
    <w:p w14:paraId="0B8F8A1E" w14:textId="77777777" w:rsidR="00EF32D3" w:rsidRDefault="00000000">
      <w:pPr>
        <w:pStyle w:val="BodyText"/>
        <w:spacing w:before="83" w:line="230" w:lineRule="auto"/>
        <w:ind w:right="3977" w:hanging="8"/>
      </w:pPr>
      <w:r>
        <w:t>The hardware constraints imposed at the microscale suggest that robotic intelligence</w:t>
      </w:r>
      <w:r>
        <w:rPr>
          <w:spacing w:val="-13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distributed</w:t>
      </w:r>
      <w:r>
        <w:rPr>
          <w:spacing w:val="-12"/>
        </w:rPr>
        <w:t xml:space="preserve"> </w:t>
      </w:r>
      <w:r>
        <w:t>rather</w:t>
      </w:r>
      <w:r>
        <w:rPr>
          <w:spacing w:val="-13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centralized.</w:t>
      </w:r>
      <w:r>
        <w:rPr>
          <w:spacing w:val="-13"/>
        </w:rPr>
        <w:t xml:space="preserve"> </w:t>
      </w:r>
      <w:r>
        <w:t>Biological</w:t>
      </w:r>
      <w:r>
        <w:rPr>
          <w:spacing w:val="-12"/>
        </w:rPr>
        <w:t xml:space="preserve"> </w:t>
      </w:r>
      <w:r>
        <w:t>collectives from microbial communities to insect swarms demonstrate that sensing, adaptation,</w:t>
      </w:r>
      <w:r>
        <w:rPr>
          <w:spacing w:val="-12"/>
        </w:rPr>
        <w:t xml:space="preserve"> </w:t>
      </w:r>
      <w:r>
        <w:t>transport,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coordinated</w:t>
      </w:r>
      <w:r>
        <w:rPr>
          <w:spacing w:val="-12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emerge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local interactions</w:t>
      </w:r>
      <w:r>
        <w:rPr>
          <w:spacing w:val="-13"/>
        </w:rPr>
        <w:t xml:space="preserve"> </w:t>
      </w:r>
      <w:r>
        <w:t>among</w:t>
      </w:r>
      <w:r>
        <w:rPr>
          <w:spacing w:val="-12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numbers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individually</w:t>
      </w:r>
      <w:r>
        <w:rPr>
          <w:spacing w:val="-12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agents.</w:t>
      </w:r>
      <w:r>
        <w:rPr>
          <w:spacing w:val="-12"/>
        </w:rPr>
        <w:t xml:space="preserve"> </w:t>
      </w:r>
      <w:r>
        <w:t>Applying</w:t>
      </w:r>
      <w:r>
        <w:rPr>
          <w:spacing w:val="-12"/>
        </w:rPr>
        <w:t xml:space="preserve"> </w:t>
      </w:r>
      <w:r>
        <w:t>this paradigm of distributed intelligence to microrobotics offers a scalable alter-native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robots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robustness,</w:t>
      </w:r>
      <w:r>
        <w:rPr>
          <w:spacing w:val="-6"/>
        </w:rPr>
        <w:t xml:space="preserve"> </w:t>
      </w:r>
      <w:r>
        <w:t>redundancy, and parallelism that naturally arise from collective operation.</w:t>
      </w:r>
    </w:p>
    <w:p w14:paraId="0B8F8A1F" w14:textId="77777777" w:rsidR="00EF32D3" w:rsidRDefault="00EF32D3">
      <w:pPr>
        <w:pStyle w:val="BodyText"/>
        <w:spacing w:line="230" w:lineRule="auto"/>
        <w:sectPr w:rsidR="00EF32D3">
          <w:headerReference w:type="default" r:id="rId10"/>
          <w:footerReference w:type="default" r:id="rId11"/>
          <w:type w:val="continuous"/>
          <w:pgSz w:w="12240" w:h="15840"/>
          <w:pgMar w:top="960" w:right="360" w:bottom="660" w:left="720" w:header="312" w:footer="478" w:gutter="0"/>
          <w:pgNumType w:start="1"/>
          <w:cols w:space="720"/>
        </w:sectPr>
      </w:pPr>
    </w:p>
    <w:p w14:paraId="0B8F8A20" w14:textId="3C10E5AB" w:rsidR="00EF32D3" w:rsidRDefault="00000000">
      <w:pPr>
        <w:pStyle w:val="BodyText"/>
        <w:spacing w:before="78" w:line="230" w:lineRule="auto"/>
        <w:ind w:right="2"/>
      </w:pPr>
      <w:r>
        <w:t>However, this shift from individuals to collectives fundamentally changes the</w:t>
      </w:r>
      <w:r>
        <w:rPr>
          <w:spacing w:val="24"/>
        </w:rPr>
        <w:t xml:space="preserve"> </w:t>
      </w:r>
      <w:r>
        <w:t>control</w:t>
      </w:r>
      <w:r>
        <w:rPr>
          <w:spacing w:val="24"/>
        </w:rPr>
        <w:t xml:space="preserve"> </w:t>
      </w:r>
      <w:r>
        <w:t>problem.</w:t>
      </w:r>
      <w:r>
        <w:rPr>
          <w:spacing w:val="40"/>
        </w:rPr>
        <w:t xml:space="preserve"> </w:t>
      </w:r>
      <w:r>
        <w:t>Collective</w:t>
      </w:r>
      <w:r>
        <w:rPr>
          <w:spacing w:val="24"/>
        </w:rPr>
        <w:t xml:space="preserve"> </w:t>
      </w:r>
      <w:r>
        <w:t>behavior</w:t>
      </w:r>
      <w:r>
        <w:rPr>
          <w:spacing w:val="24"/>
        </w:rPr>
        <w:t xml:space="preserve"> </w:t>
      </w:r>
      <w:r>
        <w:t>emerges</w:t>
      </w:r>
      <w:r>
        <w:rPr>
          <w:spacing w:val="24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many</w:t>
      </w:r>
      <w:r>
        <w:rPr>
          <w:spacing w:val="24"/>
        </w:rPr>
        <w:t xml:space="preserve"> </w:t>
      </w:r>
      <w:r>
        <w:t>coupled</w:t>
      </w:r>
      <w:r>
        <w:rPr>
          <w:spacing w:val="24"/>
        </w:rPr>
        <w:t xml:space="preserve"> </w:t>
      </w:r>
      <w:r>
        <w:t>lo</w:t>
      </w:r>
      <w:del w:id="0" w:author="Joseph Rich" w:date="2026-06-29T16:24:00Z" w16du:dateUtc="2026-06-29T22:24:00Z">
        <w:r w:rsidDel="006257EF">
          <w:delText>-</w:delText>
        </w:r>
      </w:del>
      <w:r>
        <w:t xml:space="preserve">cal interactions, making it difficult to predict, design, and robustly control </w:t>
      </w:r>
      <w:r>
        <w:rPr>
          <w:spacing w:val="-2"/>
        </w:rPr>
        <w:t>swarm-level</w:t>
      </w:r>
      <w:r>
        <w:rPr>
          <w:spacing w:val="-9"/>
        </w:rPr>
        <w:t xml:space="preserve"> </w:t>
      </w:r>
      <w:r>
        <w:rPr>
          <w:spacing w:val="-2"/>
        </w:rPr>
        <w:t>dynamics.</w:t>
      </w:r>
      <w:r>
        <w:rPr>
          <w:spacing w:val="9"/>
        </w:rPr>
        <w:t xml:space="preserve"> </w:t>
      </w:r>
      <w:r>
        <w:rPr>
          <w:spacing w:val="-2"/>
        </w:rPr>
        <w:t>Furthermore,</w:t>
      </w:r>
      <w:r>
        <w:rPr>
          <w:spacing w:val="-8"/>
        </w:rPr>
        <w:t xml:space="preserve"> </w:t>
      </w:r>
      <w:r>
        <w:rPr>
          <w:spacing w:val="-2"/>
        </w:rPr>
        <w:t>these</w:t>
      </w:r>
      <w:r>
        <w:rPr>
          <w:spacing w:val="-9"/>
        </w:rPr>
        <w:t xml:space="preserve"> </w:t>
      </w:r>
      <w:r>
        <w:rPr>
          <w:spacing w:val="-2"/>
        </w:rPr>
        <w:t>local</w:t>
      </w:r>
      <w:r>
        <w:rPr>
          <w:spacing w:val="-9"/>
        </w:rPr>
        <w:t xml:space="preserve"> </w:t>
      </w:r>
      <w:r>
        <w:rPr>
          <w:spacing w:val="-2"/>
        </w:rPr>
        <w:t>interactions</w:t>
      </w:r>
      <w:r>
        <w:rPr>
          <w:spacing w:val="-9"/>
        </w:rPr>
        <w:t xml:space="preserve"> </w:t>
      </w:r>
      <w:r>
        <w:rPr>
          <w:spacing w:val="-2"/>
        </w:rPr>
        <w:t>depend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 xml:space="preserve">robot </w:t>
      </w:r>
      <w:r>
        <w:t>morphology, propulsion</w:t>
      </w:r>
      <w:r>
        <w:rPr>
          <w:spacing w:val="-1"/>
        </w:rPr>
        <w:t xml:space="preserve"> </w:t>
      </w:r>
      <w:r>
        <w:t>and actuation</w:t>
      </w:r>
      <w:r>
        <w:rPr>
          <w:spacing w:val="-1"/>
        </w:rPr>
        <w:t xml:space="preserve"> </w:t>
      </w:r>
      <w:r>
        <w:t>mechanism, material</w:t>
      </w:r>
      <w:r>
        <w:rPr>
          <w:spacing w:val="-1"/>
        </w:rPr>
        <w:t xml:space="preserve"> </w:t>
      </w:r>
      <w:r>
        <w:t>properties, and environmental physics, meaning that to date each microrobotic platform requires developing a new mapping from local interactions to collective be-</w:t>
      </w:r>
      <w:r>
        <w:rPr>
          <w:spacing w:val="-2"/>
        </w:rPr>
        <w:t>havior.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summary,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central</w:t>
      </w:r>
      <w:r>
        <w:rPr>
          <w:spacing w:val="-5"/>
        </w:rPr>
        <w:t xml:space="preserve"> </w:t>
      </w:r>
      <w:r>
        <w:rPr>
          <w:spacing w:val="-2"/>
        </w:rPr>
        <w:t>barrier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realizing</w:t>
      </w:r>
      <w:r>
        <w:rPr>
          <w:spacing w:val="-5"/>
        </w:rPr>
        <w:t xml:space="preserve"> </w:t>
      </w:r>
      <w:r>
        <w:rPr>
          <w:spacing w:val="-2"/>
        </w:rPr>
        <w:t>programmable</w:t>
      </w:r>
      <w:r>
        <w:rPr>
          <w:spacing w:val="-5"/>
        </w:rPr>
        <w:t xml:space="preserve"> </w:t>
      </w:r>
      <w:r>
        <w:rPr>
          <w:spacing w:val="-2"/>
        </w:rPr>
        <w:t xml:space="preserve">microrobot </w:t>
      </w:r>
      <w:r>
        <w:t>swarms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overcoming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highly</w:t>
      </w:r>
      <w:r>
        <w:rPr>
          <w:spacing w:val="-2"/>
        </w:rPr>
        <w:t xml:space="preserve"> </w:t>
      </w:r>
      <w:r>
        <w:t>system-dependent</w:t>
      </w:r>
      <w:r>
        <w:rPr>
          <w:spacing w:val="-2"/>
        </w:rPr>
        <w:t xml:space="preserve"> </w:t>
      </w:r>
      <w:r>
        <w:t>inverse-design</w:t>
      </w:r>
      <w:r>
        <w:rPr>
          <w:spacing w:val="-2"/>
        </w:rPr>
        <w:t xml:space="preserve"> </w:t>
      </w:r>
      <w:r>
        <w:t>problem for predicting and realizing collective behavior.</w:t>
      </w:r>
    </w:p>
    <w:p w14:paraId="0B8F8A21" w14:textId="77777777" w:rsidR="00EF32D3" w:rsidRDefault="00000000">
      <w:pPr>
        <w:pStyle w:val="BodyText"/>
        <w:spacing w:before="78" w:line="230" w:lineRule="auto"/>
      </w:pPr>
      <w:r>
        <w:rPr>
          <w:b/>
        </w:rPr>
        <w:t xml:space="preserve">Hypothesis. </w:t>
      </w:r>
      <w:r>
        <w:t>Our</w:t>
      </w:r>
      <w:r>
        <w:rPr>
          <w:spacing w:val="-12"/>
        </w:rPr>
        <w:t xml:space="preserve"> </w:t>
      </w:r>
      <w:r>
        <w:t>central</w:t>
      </w:r>
      <w:r>
        <w:rPr>
          <w:spacing w:val="-13"/>
        </w:rPr>
        <w:t xml:space="preserve"> </w:t>
      </w:r>
      <w:r>
        <w:t>hypothesis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inverse-design</w:t>
      </w:r>
      <w:r>
        <w:rPr>
          <w:spacing w:val="-13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 made</w:t>
      </w:r>
      <w:r>
        <w:rPr>
          <w:spacing w:val="-13"/>
        </w:rPr>
        <w:t xml:space="preserve"> </w:t>
      </w:r>
      <w:r>
        <w:t>tractable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introducing</w:t>
      </w:r>
      <w:r>
        <w:rPr>
          <w:spacing w:val="-12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intermediate</w:t>
      </w:r>
      <w:r>
        <w:rPr>
          <w:spacing w:val="-12"/>
        </w:rPr>
        <w:t xml:space="preserve"> </w:t>
      </w:r>
      <w:r>
        <w:t>abstraction</w:t>
      </w:r>
      <w:r>
        <w:rPr>
          <w:spacing w:val="-13"/>
        </w:rPr>
        <w:t xml:space="preserve"> </w:t>
      </w:r>
      <w:r>
        <w:t>layer—</w:t>
      </w:r>
      <w:r>
        <w:rPr>
          <w:i/>
        </w:rPr>
        <w:t>behavioral rules</w:t>
      </w:r>
      <w:r>
        <w:t>—between desired collective behaviors and their physical realization. Behavioral rules specify the local actions that an individual robot takes in response to neighboring robots or its surrounding environment, providing a platform-independent description of robot behavior. Rather than mapping directly</w:t>
      </w:r>
      <w:r>
        <w:rPr>
          <w:spacing w:val="15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robot</w:t>
      </w:r>
      <w:r>
        <w:rPr>
          <w:spacing w:val="16"/>
        </w:rPr>
        <w:t xml:space="preserve"> </w:t>
      </w:r>
      <w:r>
        <w:t>morphology,</w:t>
      </w:r>
      <w:r>
        <w:rPr>
          <w:spacing w:val="17"/>
        </w:rPr>
        <w:t xml:space="preserve"> </w:t>
      </w:r>
      <w:r>
        <w:t>actuation</w:t>
      </w:r>
      <w:r>
        <w:rPr>
          <w:spacing w:val="16"/>
        </w:rPr>
        <w:t xml:space="preserve"> </w:t>
      </w:r>
      <w:r>
        <w:t>mechanisms,</w:t>
      </w:r>
      <w:r>
        <w:rPr>
          <w:spacing w:val="17"/>
        </w:rPr>
        <w:t xml:space="preserve"> </w:t>
      </w:r>
      <w:r>
        <w:t>local</w:t>
      </w:r>
      <w:r>
        <w:rPr>
          <w:spacing w:val="16"/>
        </w:rPr>
        <w:t xml:space="preserve"> </w:t>
      </w:r>
      <w:r>
        <w:rPr>
          <w:spacing w:val="-2"/>
        </w:rPr>
        <w:t>interactions,</w:t>
      </w:r>
    </w:p>
    <w:p w14:paraId="0B8F8A22" w14:textId="31C627FA" w:rsidR="00EF32D3" w:rsidRDefault="00000000">
      <w:pPr>
        <w:spacing w:before="150" w:line="223" w:lineRule="auto"/>
        <w:ind w:left="109" w:right="679" w:firstLine="7"/>
        <w:jc w:val="both"/>
        <w:rPr>
          <w:sz w:val="20"/>
        </w:rPr>
      </w:pPr>
      <w:del w:id="1" w:author="Joseph Rich" w:date="2026-06-29T16:25:00Z" w16du:dateUtc="2026-06-29T22:25:00Z">
        <w:r w:rsidDel="006257EF">
          <w:br w:type="column"/>
        </w:r>
      </w:del>
      <w:r>
        <w:rPr>
          <w:b/>
          <w:sz w:val="20"/>
        </w:rPr>
        <w:t>Figure 1.</w:t>
      </w:r>
      <w:r>
        <w:rPr>
          <w:b/>
          <w:spacing w:val="33"/>
          <w:sz w:val="20"/>
        </w:rPr>
        <w:t xml:space="preserve"> </w:t>
      </w:r>
      <w:r>
        <w:rPr>
          <w:sz w:val="20"/>
        </w:rPr>
        <w:t>Proposed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 design problem of programmable col-lective</w:t>
      </w:r>
      <w:r>
        <w:rPr>
          <w:spacing w:val="-12"/>
          <w:sz w:val="20"/>
        </w:rPr>
        <w:t xml:space="preserve"> </w:t>
      </w:r>
      <w:r>
        <w:rPr>
          <w:sz w:val="20"/>
        </w:rPr>
        <w:t>behavior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microrobot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swarms. </w:t>
      </w:r>
      <w:r>
        <w:rPr>
          <w:i/>
          <w:sz w:val="20"/>
        </w:rPr>
        <w:t>Microrobot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physics</w:t>
      </w:r>
      <w:r>
        <w:rPr>
          <w:i/>
          <w:spacing w:val="-11"/>
          <w:sz w:val="20"/>
        </w:rPr>
        <w:t xml:space="preserve"> </w:t>
      </w:r>
      <w:r>
        <w:rPr>
          <w:sz w:val="20"/>
        </w:rPr>
        <w:t>describes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phys-ical mechanisms governing individual robots (e.g., acoustic streaming, mag</w:t>
      </w:r>
      <w:del w:id="2" w:author="Joseph Rich" w:date="2026-06-29T16:34:00Z" w16du:dateUtc="2026-06-29T22:34:00Z">
        <w:r w:rsidDel="0013277E">
          <w:rPr>
            <w:sz w:val="20"/>
          </w:rPr>
          <w:delText>-</w:delText>
        </w:r>
      </w:del>
      <w:r>
        <w:rPr>
          <w:sz w:val="20"/>
        </w:rPr>
        <w:t xml:space="preserve">netic </w:t>
      </w:r>
      <w:ins w:id="3" w:author="Joseph Rich" w:date="2026-06-29T16:34:00Z" w16du:dateUtc="2026-06-29T22:34:00Z">
        <w:r w:rsidR="0013277E">
          <w:rPr>
            <w:sz w:val="20"/>
          </w:rPr>
          <w:t xml:space="preserve">local </w:t>
        </w:r>
      </w:ins>
      <w:r>
        <w:rPr>
          <w:sz w:val="20"/>
        </w:rPr>
        <w:t xml:space="preserve">interactions, and </w:t>
      </w:r>
      <w:commentRangeStart w:id="4"/>
      <w:r>
        <w:rPr>
          <w:sz w:val="20"/>
        </w:rPr>
        <w:t>Brownian mo</w:t>
      </w:r>
      <w:del w:id="5" w:author="Joseph Rich" w:date="2026-06-29T16:34:00Z" w16du:dateUtc="2026-06-29T22:34:00Z">
        <w:r w:rsidDel="0013277E">
          <w:rPr>
            <w:sz w:val="20"/>
          </w:rPr>
          <w:delText>-</w:delText>
        </w:r>
      </w:del>
      <w:r>
        <w:rPr>
          <w:sz w:val="20"/>
        </w:rPr>
        <w:t>tion</w:t>
      </w:r>
      <w:commentRangeEnd w:id="4"/>
      <w:r w:rsidR="00DE45EC">
        <w:rPr>
          <w:rStyle w:val="CommentReference"/>
          <w:sz w:val="20"/>
          <w:szCs w:val="22"/>
        </w:rPr>
        <w:commentReference w:id="4"/>
      </w:r>
      <w:r>
        <w:rPr>
          <w:sz w:val="20"/>
        </w:rPr>
        <w:t>).</w:t>
      </w:r>
      <w:r>
        <w:rPr>
          <w:spacing w:val="80"/>
          <w:sz w:val="20"/>
        </w:rPr>
        <w:t xml:space="preserve"> </w:t>
      </w:r>
      <w:r>
        <w:rPr>
          <w:i/>
          <w:sz w:val="20"/>
        </w:rPr>
        <w:t>Behavioral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rules</w:t>
      </w:r>
      <w:r>
        <w:rPr>
          <w:i/>
          <w:spacing w:val="40"/>
          <w:sz w:val="20"/>
        </w:rPr>
        <w:t xml:space="preserve"> </w:t>
      </w:r>
      <w:r>
        <w:rPr>
          <w:sz w:val="20"/>
        </w:rPr>
        <w:t>describes</w:t>
      </w:r>
      <w:r>
        <w:rPr>
          <w:spacing w:val="40"/>
          <w:sz w:val="20"/>
        </w:rPr>
        <w:t xml:space="preserve"> </w:t>
      </w:r>
      <w:r>
        <w:rPr>
          <w:sz w:val="20"/>
        </w:rPr>
        <w:t>lo</w:t>
      </w:r>
      <w:del w:id="6" w:author="Joseph Rich" w:date="2026-06-29T16:35:00Z" w16du:dateUtc="2026-06-29T22:35:00Z">
        <w:r w:rsidDel="0013277E">
          <w:rPr>
            <w:sz w:val="20"/>
          </w:rPr>
          <w:delText>-</w:delText>
        </w:r>
      </w:del>
      <w:r>
        <w:rPr>
          <w:sz w:val="20"/>
        </w:rPr>
        <w:t xml:space="preserve">cal control decisions executed in re-sponse to neighboring robots or the environment. </w:t>
      </w:r>
      <w:r>
        <w:rPr>
          <w:i/>
          <w:sz w:val="20"/>
        </w:rPr>
        <w:t xml:space="preserve">Collective behavior </w:t>
      </w:r>
      <w:r>
        <w:rPr>
          <w:sz w:val="20"/>
        </w:rPr>
        <w:t>de-scribes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emergent</w:t>
      </w:r>
      <w:r>
        <w:rPr>
          <w:spacing w:val="-4"/>
          <w:sz w:val="20"/>
        </w:rPr>
        <w:t xml:space="preserve"> </w:t>
      </w:r>
      <w:r>
        <w:rPr>
          <w:sz w:val="20"/>
        </w:rPr>
        <w:t>swarm</w:t>
      </w:r>
      <w:r>
        <w:rPr>
          <w:spacing w:val="-4"/>
          <w:sz w:val="20"/>
        </w:rPr>
        <w:t xml:space="preserve"> </w:t>
      </w:r>
      <w:r>
        <w:rPr>
          <w:sz w:val="20"/>
        </w:rPr>
        <w:t>dynamics (e.g., toroids, swarming) arising from local interactions. The forward prob-lem predicts collective behavior from the</w:t>
      </w:r>
      <w:r>
        <w:rPr>
          <w:spacing w:val="-12"/>
          <w:sz w:val="20"/>
        </w:rPr>
        <w:t xml:space="preserve"> </w:t>
      </w:r>
      <w:r>
        <w:rPr>
          <w:sz w:val="20"/>
        </w:rPr>
        <w:t>underlying</w:t>
      </w:r>
      <w:r>
        <w:rPr>
          <w:spacing w:val="-11"/>
          <w:sz w:val="20"/>
        </w:rPr>
        <w:t xml:space="preserve"> </w:t>
      </w:r>
      <w:r>
        <w:rPr>
          <w:sz w:val="20"/>
        </w:rPr>
        <w:t>robot</w:t>
      </w:r>
      <w:r>
        <w:rPr>
          <w:spacing w:val="-11"/>
          <w:sz w:val="20"/>
        </w:rPr>
        <w:t xml:space="preserve"> </w:t>
      </w:r>
      <w:r>
        <w:rPr>
          <w:sz w:val="20"/>
        </w:rPr>
        <w:t>physics,</w:t>
      </w:r>
      <w:r>
        <w:rPr>
          <w:spacing w:val="-12"/>
          <w:sz w:val="20"/>
        </w:rPr>
        <w:t xml:space="preserve"> </w:t>
      </w:r>
      <w:r>
        <w:rPr>
          <w:sz w:val="20"/>
        </w:rPr>
        <w:t>while</w:t>
      </w:r>
      <w:r>
        <w:rPr>
          <w:spacing w:val="-11"/>
          <w:sz w:val="20"/>
        </w:rPr>
        <w:t xml:space="preserve"> </w:t>
      </w:r>
      <w:r>
        <w:rPr>
          <w:sz w:val="20"/>
        </w:rPr>
        <w:t>the inverse-design</w:t>
      </w:r>
      <w:r>
        <w:rPr>
          <w:spacing w:val="-12"/>
          <w:sz w:val="20"/>
        </w:rPr>
        <w:t xml:space="preserve"> </w:t>
      </w:r>
      <w:r>
        <w:rPr>
          <w:sz w:val="20"/>
        </w:rPr>
        <w:t>problem</w:t>
      </w:r>
      <w:r>
        <w:rPr>
          <w:spacing w:val="-11"/>
          <w:sz w:val="20"/>
        </w:rPr>
        <w:t xml:space="preserve"> </w:t>
      </w:r>
      <w:r>
        <w:rPr>
          <w:sz w:val="20"/>
        </w:rPr>
        <w:t>seeks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deter-mine the microrobot physics required to</w:t>
      </w:r>
      <w:r>
        <w:rPr>
          <w:spacing w:val="-10"/>
          <w:sz w:val="20"/>
        </w:rPr>
        <w:t xml:space="preserve"> </w:t>
      </w:r>
      <w:r>
        <w:rPr>
          <w:sz w:val="20"/>
        </w:rPr>
        <w:t>realize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desired</w:t>
      </w:r>
      <w:r>
        <w:rPr>
          <w:spacing w:val="-10"/>
          <w:sz w:val="20"/>
        </w:rPr>
        <w:t xml:space="preserve"> </w:t>
      </w:r>
      <w:r>
        <w:rPr>
          <w:sz w:val="20"/>
        </w:rPr>
        <w:t>collective</w:t>
      </w:r>
      <w:r>
        <w:rPr>
          <w:spacing w:val="-9"/>
          <w:sz w:val="20"/>
        </w:rPr>
        <w:t xml:space="preserve"> </w:t>
      </w:r>
      <w:r>
        <w:rPr>
          <w:sz w:val="20"/>
        </w:rPr>
        <w:t>behavior.</w:t>
      </w:r>
    </w:p>
    <w:p w14:paraId="0B8F8A23" w14:textId="77777777" w:rsidR="00EF32D3" w:rsidRDefault="00EF32D3">
      <w:pPr>
        <w:spacing w:line="223" w:lineRule="auto"/>
        <w:jc w:val="both"/>
        <w:rPr>
          <w:sz w:val="20"/>
        </w:rPr>
        <w:sectPr w:rsidR="00EF32D3">
          <w:type w:val="continuous"/>
          <w:pgSz w:w="12240" w:h="15840"/>
          <w:pgMar w:top="960" w:right="360" w:bottom="660" w:left="720" w:header="312" w:footer="478" w:gutter="0"/>
          <w:cols w:num="2" w:space="720" w:equalWidth="0">
            <w:col w:w="7187" w:space="40"/>
            <w:col w:w="3933"/>
          </w:cols>
        </w:sectPr>
      </w:pPr>
    </w:p>
    <w:p w14:paraId="0B8F8A24" w14:textId="77777777" w:rsidR="00EF32D3" w:rsidRDefault="00000000">
      <w:pPr>
        <w:pStyle w:val="BodyText"/>
        <w:spacing w:line="230" w:lineRule="auto"/>
        <w:ind w:right="674"/>
      </w:pPr>
      <w:r>
        <w:t>and environmental physics to collective behavior, behavioral rules decompose the inverse-design problem into two more tractable subproblems:</w:t>
      </w:r>
      <w:r>
        <w:rPr>
          <w:spacing w:val="40"/>
        </w:rPr>
        <w:t xml:space="preserve"> </w:t>
      </w:r>
      <w:r>
        <w:t>(i) determining the behavioral rules required to produce a desired collective behavior, and (ii) determining how a particular microrobot platform can physically realize those behavioral rules. 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way,</w:t>
      </w:r>
      <w:r>
        <w:rPr>
          <w:spacing w:val="-1"/>
        </w:rPr>
        <w:t xml:space="preserve"> </w:t>
      </w:r>
      <w:r>
        <w:t>behavioral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microrobotic</w:t>
      </w:r>
      <w:r>
        <w:rPr>
          <w:spacing w:val="-1"/>
        </w:rPr>
        <w:t xml:space="preserve"> </w:t>
      </w:r>
      <w:r>
        <w:t>swarms,</w:t>
      </w:r>
      <w:r>
        <w:rPr>
          <w:spacing w:val="-1"/>
        </w:rPr>
        <w:t xml:space="preserve"> </w:t>
      </w:r>
      <w:r>
        <w:t>enabling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inverse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 experimental realization of programmable collective behavior under the physical and computational constraints</w:t>
      </w:r>
    </w:p>
    <w:p w14:paraId="0B8F8A25" w14:textId="77777777" w:rsidR="00EF32D3" w:rsidRDefault="00EF32D3">
      <w:pPr>
        <w:pStyle w:val="BodyText"/>
        <w:spacing w:line="230" w:lineRule="auto"/>
        <w:sectPr w:rsidR="00EF32D3">
          <w:type w:val="continuous"/>
          <w:pgSz w:w="12240" w:h="15840"/>
          <w:pgMar w:top="960" w:right="360" w:bottom="660" w:left="720" w:header="312" w:footer="478" w:gutter="0"/>
          <w:cols w:space="720"/>
        </w:sectPr>
      </w:pPr>
    </w:p>
    <w:p w14:paraId="0B8F8A26" w14:textId="77777777" w:rsidR="00EF32D3" w:rsidRDefault="00000000">
      <w:pPr>
        <w:pStyle w:val="BodyText"/>
        <w:spacing w:before="122"/>
      </w:pPr>
      <w:r>
        <w:lastRenderedPageBreak/>
        <w:t>imposed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microscale.</w:t>
      </w:r>
    </w:p>
    <w:p w14:paraId="0B8F8A27" w14:textId="77777777" w:rsidR="00EF32D3" w:rsidRDefault="00000000">
      <w:pPr>
        <w:pStyle w:val="BodyText"/>
        <w:spacing w:before="78" w:line="230" w:lineRule="auto"/>
        <w:ind w:left="355" w:right="717" w:hanging="3"/>
      </w:pPr>
      <w:r>
        <w:rPr>
          <w:b/>
        </w:rPr>
        <w:t>Aims.</w:t>
      </w:r>
      <w:r>
        <w:rPr>
          <w:b/>
          <w:spacing w:val="40"/>
        </w:rPr>
        <w:t xml:space="preserve"> </w:t>
      </w:r>
      <w:r>
        <w:t>Behavioral rules provide a design language for programmable microrobot swarms,</w:t>
      </w:r>
      <w:r>
        <w:rPr>
          <w:spacing w:val="40"/>
        </w:rPr>
        <w:t xml:space="preserve"> </w:t>
      </w:r>
      <w:r>
        <w:t>but realizing this</w:t>
      </w:r>
      <w:r>
        <w:rPr>
          <w:spacing w:val="80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theoretical</w:t>
      </w:r>
      <w:r>
        <w:rPr>
          <w:spacing w:val="-1"/>
        </w:rPr>
        <w:t xml:space="preserve"> </w:t>
      </w:r>
      <w:r>
        <w:t>abstraction. It</w:t>
      </w:r>
      <w:r>
        <w:rPr>
          <w:spacing w:val="-1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connects</w:t>
      </w:r>
      <w:r>
        <w:rPr>
          <w:spacing w:val="-1"/>
        </w:rPr>
        <w:t xml:space="preserve"> </w:t>
      </w:r>
      <w:r>
        <w:t>physical microrobot architecture, local behavioral rules, and emergent collective behavior. The central objective of this 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theory,</w:t>
      </w:r>
      <w:r>
        <w:rPr>
          <w:spacing w:val="-3"/>
        </w:rPr>
        <w:t xml:space="preserve"> </w:t>
      </w:r>
      <w:r>
        <w:t>coarse-grained</w:t>
      </w:r>
      <w:r>
        <w:rPr>
          <w:spacing w:val="-3"/>
        </w:rPr>
        <w:t xml:space="preserve"> </w:t>
      </w:r>
      <w:r>
        <w:t>simulation,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realization into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unified</w:t>
      </w:r>
      <w:r>
        <w:rPr>
          <w:spacing w:val="-13"/>
        </w:rPr>
        <w:t xml:space="preserve"> </w:t>
      </w:r>
      <w:r>
        <w:t>framework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designing</w:t>
      </w:r>
      <w:r>
        <w:rPr>
          <w:spacing w:val="-12"/>
        </w:rPr>
        <w:t xml:space="preserve"> </w:t>
      </w:r>
      <w:r>
        <w:t>programmable</w:t>
      </w:r>
      <w:r>
        <w:rPr>
          <w:spacing w:val="-13"/>
        </w:rPr>
        <w:t xml:space="preserve"> </w:t>
      </w:r>
      <w:r>
        <w:t>microrobot</w:t>
      </w:r>
      <w:r>
        <w:rPr>
          <w:spacing w:val="-12"/>
        </w:rPr>
        <w:t xml:space="preserve"> </w:t>
      </w:r>
      <w:r>
        <w:t>swarms.</w:t>
      </w:r>
      <w:r>
        <w:rPr>
          <w:spacing w:val="-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achieve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objective,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proposed research is organized into three tightly coupled aims.</w:t>
      </w:r>
    </w:p>
    <w:p w14:paraId="0B8F8A28" w14:textId="184D36FA" w:rsidR="00EF32D3" w:rsidRDefault="00000000">
      <w:pPr>
        <w:pStyle w:val="BodyText"/>
        <w:spacing w:before="79" w:line="230" w:lineRule="auto"/>
        <w:ind w:left="351" w:right="713"/>
      </w:pPr>
      <w:r>
        <w:rPr>
          <w:b/>
        </w:rPr>
        <w:t>Aim</w:t>
      </w:r>
      <w:r>
        <w:rPr>
          <w:b/>
          <w:spacing w:val="40"/>
        </w:rPr>
        <w:t xml:space="preserve"> </w:t>
      </w:r>
      <w:r>
        <w:rPr>
          <w:b/>
        </w:rPr>
        <w:t>1:</w:t>
      </w:r>
      <w:r>
        <w:rPr>
          <w:b/>
          <w:spacing w:val="40"/>
        </w:rPr>
        <w:t xml:space="preserve"> </w:t>
      </w:r>
      <w:r>
        <w:rPr>
          <w:b/>
        </w:rPr>
        <w:t>Establish</w:t>
      </w:r>
      <w:r>
        <w:rPr>
          <w:b/>
          <w:spacing w:val="40"/>
        </w:rPr>
        <w:t xml:space="preserve"> </w:t>
      </w:r>
      <w:r>
        <w:rPr>
          <w:b/>
        </w:rPr>
        <w:t>a</w:t>
      </w:r>
      <w:r>
        <w:rPr>
          <w:b/>
          <w:spacing w:val="40"/>
        </w:rPr>
        <w:t xml:space="preserve"> </w:t>
      </w:r>
      <w:r>
        <w:rPr>
          <w:b/>
        </w:rPr>
        <w:t>behavioral-rule</w:t>
      </w:r>
      <w:r>
        <w:rPr>
          <w:b/>
          <w:spacing w:val="40"/>
        </w:rPr>
        <w:t xml:space="preserve"> </w:t>
      </w:r>
      <w:r>
        <w:rPr>
          <w:b/>
        </w:rPr>
        <w:t>framework</w:t>
      </w:r>
      <w:r>
        <w:rPr>
          <w:b/>
          <w:spacing w:val="40"/>
        </w:rPr>
        <w:t xml:space="preserve"> </w:t>
      </w:r>
      <w:r>
        <w:rPr>
          <w:b/>
        </w:rPr>
        <w:t>for</w:t>
      </w:r>
      <w:r>
        <w:rPr>
          <w:b/>
          <w:spacing w:val="40"/>
        </w:rPr>
        <w:t xml:space="preserve"> </w:t>
      </w:r>
      <w:r>
        <w:rPr>
          <w:b/>
        </w:rPr>
        <w:t>programmable</w:t>
      </w:r>
      <w:r>
        <w:rPr>
          <w:b/>
          <w:spacing w:val="40"/>
        </w:rPr>
        <w:t xml:space="preserve"> </w:t>
      </w:r>
      <w:r>
        <w:rPr>
          <w:b/>
        </w:rPr>
        <w:t>microrobot</w:t>
      </w:r>
      <w:r>
        <w:rPr>
          <w:b/>
          <w:spacing w:val="40"/>
        </w:rPr>
        <w:t xml:space="preserve"> </w:t>
      </w:r>
      <w:r>
        <w:rPr>
          <w:b/>
        </w:rPr>
        <w:t>swarms.</w:t>
      </w:r>
      <w:r>
        <w:rPr>
          <w:b/>
          <w:spacing w:val="80"/>
        </w:rPr>
        <w:t xml:space="preserve"> </w:t>
      </w:r>
      <w:r>
        <w:t>Develop</w:t>
      </w:r>
      <w:r>
        <w:rPr>
          <w:spacing w:val="40"/>
        </w:rPr>
        <w:t xml:space="preserve"> </w:t>
      </w:r>
      <w:r>
        <w:t>the theoretical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experimental</w:t>
      </w:r>
      <w:r>
        <w:rPr>
          <w:spacing w:val="-7"/>
        </w:rPr>
        <w:t xml:space="preserve"> </w:t>
      </w:r>
      <w:r>
        <w:t>foundations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representing</w:t>
      </w:r>
      <w:r>
        <w:rPr>
          <w:spacing w:val="-7"/>
        </w:rPr>
        <w:t xml:space="preserve"> </w:t>
      </w:r>
      <w:r>
        <w:t>behavioral</w:t>
      </w:r>
      <w:r>
        <w:rPr>
          <w:spacing w:val="-7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Brownian</w:t>
      </w:r>
      <w:r>
        <w:rPr>
          <w:spacing w:val="-7"/>
        </w:rPr>
        <w:t xml:space="preserve"> </w:t>
      </w:r>
      <w:r>
        <w:t xml:space="preserve">Unicycle (ABU) framework and Behaviorally Encoded Acoustic Microrobots (BEAMs), establishing a common language for </w:t>
      </w:r>
      <w:r>
        <w:rPr>
          <w:spacing w:val="-2"/>
        </w:rPr>
        <w:t>describing</w:t>
      </w:r>
      <w:r>
        <w:rPr>
          <w:spacing w:val="-11"/>
        </w:rPr>
        <w:t xml:space="preserve"> </w:t>
      </w:r>
      <w:r>
        <w:rPr>
          <w:spacing w:val="-2"/>
        </w:rPr>
        <w:t>local</w:t>
      </w:r>
      <w:r>
        <w:rPr>
          <w:spacing w:val="-10"/>
        </w:rPr>
        <w:t xml:space="preserve"> </w:t>
      </w:r>
      <w:r>
        <w:rPr>
          <w:spacing w:val="-2"/>
        </w:rPr>
        <w:t>interactions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collective</w:t>
      </w:r>
      <w:r>
        <w:rPr>
          <w:spacing w:val="-11"/>
        </w:rPr>
        <w:t xml:space="preserve"> </w:t>
      </w:r>
      <w:r>
        <w:rPr>
          <w:spacing w:val="-2"/>
        </w:rPr>
        <w:t>behavior.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formulate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ABU</w:t>
      </w:r>
      <w:r>
        <w:rPr>
          <w:spacing w:val="-11"/>
        </w:rPr>
        <w:t xml:space="preserve"> </w:t>
      </w:r>
      <w:r>
        <w:rPr>
          <w:spacing w:val="-2"/>
        </w:rPr>
        <w:t>framework,</w:t>
      </w:r>
      <w:r>
        <w:rPr>
          <w:spacing w:val="-10"/>
        </w:rPr>
        <w:t xml:space="preserve"> </w:t>
      </w:r>
      <w:r>
        <w:rPr>
          <w:spacing w:val="-2"/>
        </w:rPr>
        <w:t>develop</w:t>
      </w:r>
      <w:r>
        <w:rPr>
          <w:spacing w:val="-10"/>
        </w:rPr>
        <w:t xml:space="preserve"> </w:t>
      </w:r>
      <w:r>
        <w:rPr>
          <w:spacing w:val="-2"/>
        </w:rPr>
        <w:t xml:space="preserve">coarse-graining </w:t>
      </w:r>
      <w:r>
        <w:t xml:space="preserve">methods that relate detailed microscale dynamics to behavioral rules, and create first-generation BEAMs that </w:t>
      </w:r>
      <w:r>
        <w:rPr>
          <w:spacing w:val="-2"/>
        </w:rPr>
        <w:t xml:space="preserve">demonstrate the essential capabilities of behavioral-rule microrobots, including acoustic propulsion, stable internal </w:t>
      </w:r>
      <w:r>
        <w:t xml:space="preserve">logic states, </w:t>
      </w:r>
      <w:ins w:id="7" w:author="Joseph Rich" w:date="2026-06-29T16:29:00Z" w16du:dateUtc="2026-06-29T22:29:00Z">
        <w:r w:rsidR="00C151C6">
          <w:t xml:space="preserve">magnetic </w:t>
        </w:r>
      </w:ins>
      <w:r>
        <w:t>local interactions with neighboring robots, and interaction-driven changes in behavior.</w:t>
      </w:r>
    </w:p>
    <w:p w14:paraId="0B8F8A29" w14:textId="77777777" w:rsidR="00EF32D3" w:rsidRDefault="00000000">
      <w:pPr>
        <w:pStyle w:val="BodyText"/>
        <w:spacing w:before="79" w:line="230" w:lineRule="auto"/>
        <w:ind w:right="715" w:hanging="8"/>
      </w:pPr>
      <w:r>
        <w:rPr>
          <w:b/>
        </w:rPr>
        <w:t>Aim</w:t>
      </w:r>
      <w:r>
        <w:rPr>
          <w:b/>
          <w:spacing w:val="40"/>
        </w:rPr>
        <w:t xml:space="preserve"> </w:t>
      </w:r>
      <w:r>
        <w:rPr>
          <w:b/>
        </w:rPr>
        <w:t>2:</w:t>
      </w:r>
      <w:r>
        <w:rPr>
          <w:b/>
          <w:spacing w:val="80"/>
        </w:rPr>
        <w:t xml:space="preserve"> </w:t>
      </w:r>
      <w:r>
        <w:rPr>
          <w:b/>
        </w:rPr>
        <w:t>Connect</w:t>
      </w:r>
      <w:r>
        <w:rPr>
          <w:b/>
          <w:spacing w:val="40"/>
        </w:rPr>
        <w:t xml:space="preserve"> </w:t>
      </w:r>
      <w:r>
        <w:rPr>
          <w:b/>
        </w:rPr>
        <w:t>physical</w:t>
      </w:r>
      <w:r>
        <w:rPr>
          <w:b/>
          <w:spacing w:val="40"/>
        </w:rPr>
        <w:t xml:space="preserve"> </w:t>
      </w:r>
      <w:r>
        <w:rPr>
          <w:b/>
        </w:rPr>
        <w:t>microrobot</w:t>
      </w:r>
      <w:r>
        <w:rPr>
          <w:b/>
          <w:spacing w:val="40"/>
        </w:rPr>
        <w:t xml:space="preserve"> </w:t>
      </w:r>
      <w:r>
        <w:rPr>
          <w:b/>
        </w:rPr>
        <w:t>design</w:t>
      </w:r>
      <w:r>
        <w:rPr>
          <w:b/>
          <w:spacing w:val="40"/>
        </w:rPr>
        <w:t xml:space="preserve"> </w:t>
      </w:r>
      <w:r>
        <w:rPr>
          <w:b/>
        </w:rPr>
        <w:t>to</w:t>
      </w:r>
      <w:r>
        <w:rPr>
          <w:b/>
          <w:spacing w:val="40"/>
        </w:rPr>
        <w:t xml:space="preserve"> </w:t>
      </w:r>
      <w:r>
        <w:rPr>
          <w:b/>
        </w:rPr>
        <w:t>behavioral</w:t>
      </w:r>
      <w:r>
        <w:rPr>
          <w:b/>
          <w:spacing w:val="40"/>
        </w:rPr>
        <w:t xml:space="preserve"> </w:t>
      </w:r>
      <w:r>
        <w:rPr>
          <w:b/>
        </w:rPr>
        <w:t>rules.</w:t>
      </w:r>
      <w:r>
        <w:rPr>
          <w:b/>
          <w:spacing w:val="80"/>
        </w:rPr>
        <w:t xml:space="preserve"> </w:t>
      </w:r>
      <w:r>
        <w:t>Develop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validate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multiscale modeling framework that links BEAM design parameters and microscale interactions to behavioral rules through coarse-graining, while iteratively refining both the theoretical models and the experimental platform.</w:t>
      </w:r>
      <w:r>
        <w:rPr>
          <w:spacing w:val="40"/>
        </w:rPr>
        <w:t xml:space="preserve"> </w:t>
      </w:r>
      <w:r>
        <w:t>We will systematically</w:t>
      </w:r>
      <w:r>
        <w:rPr>
          <w:spacing w:val="-13"/>
        </w:rPr>
        <w:t xml:space="preserve"> </w:t>
      </w:r>
      <w:r>
        <w:t>vary</w:t>
      </w:r>
      <w:r>
        <w:rPr>
          <w:spacing w:val="-12"/>
        </w:rPr>
        <w:t xml:space="preserve"> </w:t>
      </w:r>
      <w:r>
        <w:t>BEAM</w:t>
      </w:r>
      <w:r>
        <w:rPr>
          <w:spacing w:val="-13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parameter</w:t>
      </w:r>
      <w:r>
        <w:rPr>
          <w:spacing w:val="-13"/>
        </w:rPr>
        <w:t xml:space="preserve"> </w:t>
      </w:r>
      <w:r>
        <w:t>(e.g.,</w:t>
      </w:r>
      <w:r>
        <w:rPr>
          <w:spacing w:val="-12"/>
        </w:rPr>
        <w:t xml:space="preserve"> </w:t>
      </w:r>
      <w:r>
        <w:t>magnetic</w:t>
      </w:r>
      <w:r>
        <w:rPr>
          <w:spacing w:val="-12"/>
        </w:rPr>
        <w:t xml:space="preserve"> </w:t>
      </w:r>
      <w:r>
        <w:t>interaction</w:t>
      </w:r>
      <w:r>
        <w:rPr>
          <w:spacing w:val="-13"/>
        </w:rPr>
        <w:t xml:space="preserve"> </w:t>
      </w:r>
      <w:r>
        <w:t>strength,</w:t>
      </w:r>
      <w:r>
        <w:rPr>
          <w:spacing w:val="-11"/>
        </w:rPr>
        <w:t xml:space="preserve"> </w:t>
      </w:r>
      <w:r>
        <w:t>acoustic</w:t>
      </w:r>
      <w:r>
        <w:rPr>
          <w:spacing w:val="-13"/>
        </w:rPr>
        <w:t xml:space="preserve"> </w:t>
      </w:r>
      <w:r>
        <w:t>streaming)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determine </w:t>
      </w:r>
      <w:r>
        <w:rPr>
          <w:spacing w:val="-2"/>
        </w:rPr>
        <w:t>how</w:t>
      </w:r>
      <w:r>
        <w:rPr>
          <w:spacing w:val="-8"/>
        </w:rPr>
        <w:t xml:space="preserve"> </w:t>
      </w:r>
      <w:r>
        <w:rPr>
          <w:spacing w:val="-2"/>
        </w:rPr>
        <w:t>physical</w:t>
      </w:r>
      <w:r>
        <w:rPr>
          <w:spacing w:val="-8"/>
        </w:rPr>
        <w:t xml:space="preserve"> </w:t>
      </w:r>
      <w:r>
        <w:rPr>
          <w:spacing w:val="-2"/>
        </w:rPr>
        <w:t>design</w:t>
      </w:r>
      <w:r>
        <w:rPr>
          <w:spacing w:val="-8"/>
        </w:rPr>
        <w:t xml:space="preserve"> </w:t>
      </w:r>
      <w:r>
        <w:rPr>
          <w:spacing w:val="-2"/>
        </w:rPr>
        <w:t>governs</w:t>
      </w:r>
      <w:r>
        <w:rPr>
          <w:spacing w:val="-8"/>
        </w:rPr>
        <w:t xml:space="preserve"> </w:t>
      </w:r>
      <w:r>
        <w:rPr>
          <w:spacing w:val="-2"/>
        </w:rPr>
        <w:t>behavioral</w:t>
      </w:r>
      <w:r>
        <w:rPr>
          <w:spacing w:val="-8"/>
        </w:rPr>
        <w:t xml:space="preserve"> </w:t>
      </w:r>
      <w:r>
        <w:rPr>
          <w:spacing w:val="-2"/>
        </w:rPr>
        <w:t>rules,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iterative</w:t>
      </w:r>
      <w:r>
        <w:rPr>
          <w:spacing w:val="-8"/>
        </w:rPr>
        <w:t xml:space="preserve"> </w:t>
      </w:r>
      <w:r>
        <w:rPr>
          <w:spacing w:val="-2"/>
        </w:rPr>
        <w:t>comparisons</w:t>
      </w:r>
      <w:r>
        <w:rPr>
          <w:spacing w:val="-8"/>
        </w:rPr>
        <w:t xml:space="preserve"> </w:t>
      </w:r>
      <w:r>
        <w:rPr>
          <w:spacing w:val="-2"/>
        </w:rPr>
        <w:t>between</w:t>
      </w:r>
      <w:r>
        <w:rPr>
          <w:spacing w:val="-8"/>
        </w:rPr>
        <w:t xml:space="preserve"> </w:t>
      </w:r>
      <w:r>
        <w:rPr>
          <w:spacing w:val="-2"/>
        </w:rPr>
        <w:t>theory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experiment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 xml:space="preserve">refine </w:t>
      </w:r>
      <w:r>
        <w:t>both the microscale model and the BEAM architecture while demonstrating representative collective behaviors.</w:t>
      </w:r>
    </w:p>
    <w:p w14:paraId="0B8F8A2A" w14:textId="77777777" w:rsidR="00EF32D3" w:rsidRDefault="00000000">
      <w:pPr>
        <w:pStyle w:val="BodyText"/>
        <w:spacing w:before="79" w:line="230" w:lineRule="auto"/>
        <w:ind w:right="681" w:hanging="8"/>
      </w:pPr>
      <w:r>
        <w:rPr>
          <w:b/>
        </w:rPr>
        <w:t>Aim 3:</w:t>
      </w:r>
      <w:r>
        <w:rPr>
          <w:b/>
          <w:spacing w:val="40"/>
        </w:rPr>
        <w:t xml:space="preserve"> </w:t>
      </w:r>
      <w:r>
        <w:rPr>
          <w:b/>
        </w:rPr>
        <w:t>Demonstrate predictive design of programmable collective behavior.</w:t>
      </w:r>
      <w:r>
        <w:rPr>
          <w:b/>
          <w:spacing w:val="40"/>
        </w:rPr>
        <w:t xml:space="preserve"> </w:t>
      </w:r>
      <w:r>
        <w:t>Use the validated framework to design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BEAM</w:t>
      </w:r>
      <w:r>
        <w:rPr>
          <w:spacing w:val="-7"/>
        </w:rPr>
        <w:t xml:space="preserve"> </w:t>
      </w:r>
      <w:r>
        <w:t>architectures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realize</w:t>
      </w:r>
      <w:r>
        <w:rPr>
          <w:spacing w:val="-7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t>behavioral</w:t>
      </w:r>
      <w:r>
        <w:rPr>
          <w:spacing w:val="-7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 xml:space="preserve">collective </w:t>
      </w:r>
      <w:r>
        <w:rPr>
          <w:spacing w:val="-2"/>
        </w:rPr>
        <w:t>behaviors</w:t>
      </w:r>
      <w:r>
        <w:rPr>
          <w:spacing w:val="-10"/>
        </w:rPr>
        <w:t xml:space="preserve">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predicted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reproduced</w:t>
      </w:r>
      <w:r>
        <w:rPr>
          <w:spacing w:val="-10"/>
        </w:rPr>
        <w:t xml:space="preserve"> </w:t>
      </w:r>
      <w:r>
        <w:rPr>
          <w:spacing w:val="-2"/>
        </w:rPr>
        <w:t>experimentally.</w:t>
      </w:r>
      <w:r>
        <w:rPr>
          <w:spacing w:val="6"/>
        </w:rPr>
        <w:t xml:space="preserve"> </w:t>
      </w:r>
      <w:r>
        <w:rPr>
          <w:spacing w:val="-2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implement</w:t>
      </w:r>
      <w:r>
        <w:rPr>
          <w:spacing w:val="-10"/>
        </w:rPr>
        <w:t xml:space="preserve"> </w:t>
      </w:r>
      <w:r>
        <w:rPr>
          <w:spacing w:val="-2"/>
        </w:rPr>
        <w:t>multiple</w:t>
      </w:r>
      <w:r>
        <w:rPr>
          <w:spacing w:val="-10"/>
        </w:rPr>
        <w:t xml:space="preserve"> </w:t>
      </w:r>
      <w:r>
        <w:rPr>
          <w:spacing w:val="-2"/>
        </w:rPr>
        <w:t>behavioral-</w:t>
      </w:r>
      <w:r>
        <w:t>rule</w:t>
      </w:r>
      <w:r>
        <w:rPr>
          <w:spacing w:val="-13"/>
        </w:rPr>
        <w:t xml:space="preserve"> </w:t>
      </w:r>
      <w:r>
        <w:t>architectures,</w:t>
      </w:r>
      <w:r>
        <w:rPr>
          <w:spacing w:val="-12"/>
        </w:rPr>
        <w:t xml:space="preserve"> </w:t>
      </w:r>
      <w:r>
        <w:t>predict</w:t>
      </w:r>
      <w:r>
        <w:rPr>
          <w:spacing w:val="-13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emergent</w:t>
      </w:r>
      <w:r>
        <w:rPr>
          <w:spacing w:val="-13"/>
        </w:rPr>
        <w:t xml:space="preserve"> </w:t>
      </w:r>
      <w:r>
        <w:t>collective</w:t>
      </w:r>
      <w:r>
        <w:rPr>
          <w:spacing w:val="-12"/>
        </w:rPr>
        <w:t xml:space="preserve"> </w:t>
      </w:r>
      <w:r>
        <w:t>behaviors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ABU</w:t>
      </w:r>
      <w:r>
        <w:rPr>
          <w:spacing w:val="-13"/>
        </w:rPr>
        <w:t xml:space="preserve"> </w:t>
      </w:r>
      <w:r>
        <w:t>framework,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experimentally</w:t>
      </w:r>
      <w:r>
        <w:rPr>
          <w:spacing w:val="-12"/>
        </w:rPr>
        <w:t xml:space="preserve"> </w:t>
      </w:r>
      <w:r>
        <w:t>verify representative examples of aggregation, flocking, toroidal motion, or other programmable collective modes.</w:t>
      </w:r>
    </w:p>
    <w:p w14:paraId="0B8F8A2B" w14:textId="77777777" w:rsidR="00EF32D3" w:rsidRDefault="00000000">
      <w:pPr>
        <w:pStyle w:val="BodyText"/>
        <w:spacing w:before="79" w:line="230" w:lineRule="auto"/>
        <w:ind w:right="710" w:hanging="8"/>
      </w:pPr>
      <w:r>
        <w:rPr>
          <w:b/>
        </w:rPr>
        <w:t>Approach.</w:t>
      </w:r>
      <w:r>
        <w:rPr>
          <w:b/>
          <w:spacing w:val="40"/>
        </w:rPr>
        <w:t xml:space="preserve"> </w:t>
      </w:r>
      <w:r>
        <w:t>We will develop Behaviorally Encoded Acoustic Microrobots (BEAMs): 3D-printed, acoustically powered</w:t>
      </w:r>
      <w:r>
        <w:rPr>
          <w:spacing w:val="-10"/>
        </w:rPr>
        <w:t xml:space="preserve"> </w:t>
      </w:r>
      <w:r>
        <w:t>microrobots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combine</w:t>
      </w:r>
      <w:r>
        <w:rPr>
          <w:spacing w:val="-10"/>
        </w:rPr>
        <w:t xml:space="preserve"> </w:t>
      </w:r>
      <w:r>
        <w:t>bistable</w:t>
      </w:r>
      <w:r>
        <w:rPr>
          <w:spacing w:val="-11"/>
        </w:rPr>
        <w:t xml:space="preserve"> </w:t>
      </w:r>
      <w:r>
        <w:t>mechanical</w:t>
      </w:r>
      <w:r>
        <w:rPr>
          <w:spacing w:val="-10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programmable</w:t>
      </w:r>
      <w:r>
        <w:rPr>
          <w:spacing w:val="-10"/>
        </w:rPr>
        <w:t xml:space="preserve"> </w:t>
      </w:r>
      <w:r>
        <w:t>magnetic</w:t>
      </w:r>
      <w:r>
        <w:rPr>
          <w:spacing w:val="-11"/>
        </w:rPr>
        <w:t xml:space="preserve"> </w:t>
      </w:r>
      <w:r>
        <w:t>interactions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realize local</w:t>
      </w:r>
      <w:r>
        <w:rPr>
          <w:spacing w:val="-11"/>
        </w:rPr>
        <w:t xml:space="preserve"> </w:t>
      </w:r>
      <w:r>
        <w:t>behavioral</w:t>
      </w:r>
      <w:r>
        <w:rPr>
          <w:spacing w:val="-11"/>
        </w:rPr>
        <w:t xml:space="preserve"> </w:t>
      </w:r>
      <w:r>
        <w:t>rules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t>interactions. To</w:t>
      </w:r>
      <w:r>
        <w:rPr>
          <w:spacing w:val="-11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predict</w:t>
      </w:r>
      <w:r>
        <w:rPr>
          <w:spacing w:val="-11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interactions,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develop a Brownian dynamics microscale model of BEAMs that captures their propulsion, mechanical logic, and neighbor interactions, and systematically coarse-grain this detailed description using projection-operator methods.</w:t>
      </w:r>
      <w:r>
        <w:rPr>
          <w:spacing w:val="40"/>
        </w:rPr>
        <w:t xml:space="preserve"> </w:t>
      </w:r>
      <w:r>
        <w:t>The resulting reduced model will be represented within the Active Brownian Unicycle (ABU) framework, providing a common</w:t>
      </w:r>
      <w:r>
        <w:rPr>
          <w:spacing w:val="-13"/>
        </w:rPr>
        <w:t xml:space="preserve"> </w:t>
      </w:r>
      <w:r>
        <w:t>mathematical</w:t>
      </w:r>
      <w:r>
        <w:rPr>
          <w:spacing w:val="-12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behavioral</w:t>
      </w:r>
      <w:r>
        <w:rPr>
          <w:spacing w:val="-13"/>
        </w:rPr>
        <w:t xml:space="preserve"> </w:t>
      </w:r>
      <w:r>
        <w:t>rules,</w:t>
      </w:r>
      <w:r>
        <w:rPr>
          <w:spacing w:val="-12"/>
        </w:rPr>
        <w:t xml:space="preserve"> </w:t>
      </w:r>
      <w:r>
        <w:t>collective</w:t>
      </w:r>
      <w:r>
        <w:rPr>
          <w:spacing w:val="-13"/>
        </w:rPr>
        <w:t xml:space="preserve"> </w:t>
      </w:r>
      <w:r>
        <w:t>behavior,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inverse</w:t>
      </w:r>
      <w:r>
        <w:rPr>
          <w:spacing w:val="-12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programmable microrobot swarms.</w:t>
      </w:r>
    </w:p>
    <w:p w14:paraId="0B8F8A2C" w14:textId="77777777" w:rsidR="00EF32D3" w:rsidRDefault="00000000">
      <w:pPr>
        <w:pStyle w:val="BodyText"/>
        <w:spacing w:before="79" w:line="230" w:lineRule="auto"/>
        <w:ind w:right="689"/>
      </w:pPr>
      <w:r>
        <w:rPr>
          <w:b/>
        </w:rPr>
        <w:t>Intellectual Merit.</w:t>
      </w:r>
      <w:r>
        <w:rPr>
          <w:b/>
          <w:spacing w:val="40"/>
        </w:rPr>
        <w:t xml:space="preserve"> </w:t>
      </w:r>
      <w:r>
        <w:t xml:space="preserve">This project establishes a general framework for programmable collective behavior in microrobot swarms by introducing behavioral rules as a design language that connects physical robot design to </w:t>
      </w:r>
      <w:r>
        <w:rPr>
          <w:spacing w:val="-2"/>
        </w:rPr>
        <w:t>emergent</w:t>
      </w:r>
      <w:r>
        <w:rPr>
          <w:spacing w:val="-11"/>
        </w:rPr>
        <w:t xml:space="preserve"> </w:t>
      </w:r>
      <w:r>
        <w:rPr>
          <w:spacing w:val="-2"/>
        </w:rPr>
        <w:t>collective</w:t>
      </w:r>
      <w:r>
        <w:rPr>
          <w:spacing w:val="-10"/>
        </w:rPr>
        <w:t xml:space="preserve"> </w:t>
      </w:r>
      <w:r>
        <w:rPr>
          <w:spacing w:val="-2"/>
        </w:rPr>
        <w:t>behavior.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proposed</w:t>
      </w:r>
      <w:r>
        <w:rPr>
          <w:spacing w:val="-11"/>
        </w:rPr>
        <w:t xml:space="preserve"> </w:t>
      </w:r>
      <w:r>
        <w:rPr>
          <w:spacing w:val="-2"/>
        </w:rPr>
        <w:t>theoretical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experimental</w:t>
      </w:r>
      <w:r>
        <w:rPr>
          <w:spacing w:val="-10"/>
        </w:rPr>
        <w:t xml:space="preserve"> </w:t>
      </w:r>
      <w:r>
        <w:rPr>
          <w:spacing w:val="-2"/>
        </w:rPr>
        <w:t>framework</w:t>
      </w:r>
      <w:r>
        <w:rPr>
          <w:spacing w:val="-10"/>
        </w:rPr>
        <w:t xml:space="preserve"> </w:t>
      </w:r>
      <w:r>
        <w:rPr>
          <w:spacing w:val="-2"/>
        </w:rPr>
        <w:t>will</w:t>
      </w:r>
      <w:r>
        <w:rPr>
          <w:spacing w:val="-11"/>
        </w:rPr>
        <w:t xml:space="preserve"> </w:t>
      </w:r>
      <w:r>
        <w:rPr>
          <w:spacing w:val="-2"/>
        </w:rPr>
        <w:t>provide</w:t>
      </w:r>
      <w:r>
        <w:rPr>
          <w:spacing w:val="-10"/>
        </w:rPr>
        <w:t xml:space="preserve"> </w:t>
      </w:r>
      <w:r>
        <w:rPr>
          <w:spacing w:val="-2"/>
        </w:rPr>
        <w:t>predictive</w:t>
      </w:r>
      <w:r>
        <w:rPr>
          <w:spacing w:val="-11"/>
        </w:rPr>
        <w:t xml:space="preserve"> </w:t>
      </w:r>
      <w:r>
        <w:rPr>
          <w:spacing w:val="-2"/>
        </w:rPr>
        <w:t xml:space="preserve">models, </w:t>
      </w:r>
      <w:r>
        <w:t>quantitative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experimentally</w:t>
      </w:r>
      <w:r>
        <w:rPr>
          <w:spacing w:val="-5"/>
        </w:rPr>
        <w:t xml:space="preserve"> </w:t>
      </w:r>
      <w:r>
        <w:t>validated</w:t>
      </w:r>
      <w:r>
        <w:rPr>
          <w:spacing w:val="-5"/>
        </w:rPr>
        <w:t xml:space="preserve"> </w:t>
      </w:r>
      <w:r>
        <w:t>pathway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under the physical and computational constraints imposed at the microscale.</w:t>
      </w:r>
      <w:r>
        <w:rPr>
          <w:spacing w:val="40"/>
        </w:rPr>
        <w:t xml:space="preserve"> </w:t>
      </w:r>
      <w:r>
        <w:t xml:space="preserve">More broadly, this work advances the </w:t>
      </w:r>
      <w:r>
        <w:rPr>
          <w:spacing w:val="-2"/>
        </w:rPr>
        <w:t>foundations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swarm</w:t>
      </w:r>
      <w:r>
        <w:rPr>
          <w:spacing w:val="-10"/>
        </w:rPr>
        <w:t xml:space="preserve"> </w:t>
      </w:r>
      <w:r>
        <w:rPr>
          <w:spacing w:val="-2"/>
        </w:rPr>
        <w:t>robotics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extending</w:t>
      </w:r>
      <w:r>
        <w:rPr>
          <w:spacing w:val="-10"/>
        </w:rPr>
        <w:t xml:space="preserve"> </w:t>
      </w:r>
      <w:r>
        <w:rPr>
          <w:spacing w:val="-2"/>
        </w:rPr>
        <w:t>programmable</w:t>
      </w:r>
      <w:r>
        <w:rPr>
          <w:spacing w:val="-10"/>
        </w:rPr>
        <w:t xml:space="preserve"> </w:t>
      </w:r>
      <w:r>
        <w:rPr>
          <w:spacing w:val="-2"/>
        </w:rPr>
        <w:t>collective</w:t>
      </w:r>
      <w:r>
        <w:rPr>
          <w:spacing w:val="-10"/>
        </w:rPr>
        <w:t xml:space="preserve"> </w:t>
      </w:r>
      <w:r>
        <w:rPr>
          <w:spacing w:val="-2"/>
        </w:rPr>
        <w:t>control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stochastic</w:t>
      </w:r>
      <w:r>
        <w:rPr>
          <w:spacing w:val="-10"/>
        </w:rPr>
        <w:t xml:space="preserve"> </w:t>
      </w:r>
      <w:r>
        <w:rPr>
          <w:spacing w:val="-2"/>
        </w:rPr>
        <w:t>microscale</w:t>
      </w:r>
      <w:r>
        <w:rPr>
          <w:spacing w:val="-10"/>
        </w:rPr>
        <w:t xml:space="preserve"> </w:t>
      </w:r>
      <w:r>
        <w:rPr>
          <w:spacing w:val="-2"/>
        </w:rPr>
        <w:t>environments and</w:t>
      </w:r>
      <w:r>
        <w:rPr>
          <w:spacing w:val="-9"/>
        </w:rPr>
        <w:t xml:space="preserve"> </w:t>
      </w:r>
      <w:r>
        <w:rPr>
          <w:spacing w:val="-2"/>
        </w:rPr>
        <w:t>establishing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scalable</w:t>
      </w:r>
      <w:r>
        <w:rPr>
          <w:spacing w:val="-8"/>
        </w:rPr>
        <w:t xml:space="preserve"> </w:t>
      </w:r>
      <w:r>
        <w:rPr>
          <w:spacing w:val="-2"/>
        </w:rPr>
        <w:t>framework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largely</w:t>
      </w:r>
      <w:r>
        <w:rPr>
          <w:spacing w:val="-8"/>
        </w:rPr>
        <w:t xml:space="preserve"> </w:t>
      </w:r>
      <w:r>
        <w:rPr>
          <w:spacing w:val="-2"/>
        </w:rPr>
        <w:t>independent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any</w:t>
      </w:r>
      <w:r>
        <w:rPr>
          <w:spacing w:val="-8"/>
        </w:rPr>
        <w:t xml:space="preserve"> </w:t>
      </w:r>
      <w:r>
        <w:rPr>
          <w:spacing w:val="-2"/>
        </w:rPr>
        <w:t>single</w:t>
      </w:r>
      <w:r>
        <w:rPr>
          <w:spacing w:val="-8"/>
        </w:rPr>
        <w:t xml:space="preserve"> </w:t>
      </w:r>
      <w:r>
        <w:rPr>
          <w:spacing w:val="-2"/>
        </w:rPr>
        <w:t>propulsion</w:t>
      </w:r>
      <w:r>
        <w:rPr>
          <w:spacing w:val="-9"/>
        </w:rPr>
        <w:t xml:space="preserve"> </w:t>
      </w:r>
      <w:r>
        <w:rPr>
          <w:spacing w:val="-2"/>
        </w:rPr>
        <w:t>mechanism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application domain.</w:t>
      </w:r>
    </w:p>
    <w:p w14:paraId="0B8F8A2D" w14:textId="77777777" w:rsidR="00EF32D3" w:rsidRDefault="00000000">
      <w:pPr>
        <w:pStyle w:val="BodyText"/>
        <w:spacing w:before="78" w:line="230" w:lineRule="auto"/>
        <w:ind w:right="714"/>
      </w:pPr>
      <w:r>
        <w:rPr>
          <w:b/>
        </w:rPr>
        <w:t xml:space="preserve">Broader Impacts. </w:t>
      </w:r>
      <w:r>
        <w:t xml:space="preserve">The proposed framework has the potential to accelerate the development of microrobotic </w:t>
      </w:r>
      <w:r>
        <w:rPr>
          <w:spacing w:val="-2"/>
        </w:rPr>
        <w:t>technologies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medicine,</w:t>
      </w:r>
      <w:r>
        <w:rPr>
          <w:spacing w:val="-11"/>
        </w:rPr>
        <w:t xml:space="preserve"> </w:t>
      </w:r>
      <w:r>
        <w:rPr>
          <w:spacing w:val="-2"/>
        </w:rPr>
        <w:t>environmental</w:t>
      </w:r>
      <w:r>
        <w:rPr>
          <w:spacing w:val="-10"/>
        </w:rPr>
        <w:t xml:space="preserve"> </w:t>
      </w:r>
      <w:r>
        <w:rPr>
          <w:spacing w:val="-2"/>
        </w:rPr>
        <w:t>remediation,</w:t>
      </w:r>
      <w:r>
        <w:rPr>
          <w:spacing w:val="-11"/>
        </w:rPr>
        <w:t xml:space="preserve"> </w:t>
      </w:r>
      <w:r>
        <w:rPr>
          <w:spacing w:val="-2"/>
        </w:rPr>
        <w:t>advanced</w:t>
      </w:r>
      <w:r>
        <w:rPr>
          <w:spacing w:val="-10"/>
        </w:rPr>
        <w:t xml:space="preserve"> </w:t>
      </w:r>
      <w:r>
        <w:rPr>
          <w:spacing w:val="-2"/>
        </w:rPr>
        <w:t>manufacturing,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programmable</w:t>
      </w:r>
      <w:r>
        <w:rPr>
          <w:spacing w:val="-10"/>
        </w:rPr>
        <w:t xml:space="preserve"> </w:t>
      </w:r>
      <w:r>
        <w:rPr>
          <w:spacing w:val="-2"/>
        </w:rPr>
        <w:t>materials.</w:t>
      </w:r>
      <w:r>
        <w:rPr>
          <w:spacing w:val="-11"/>
        </w:rPr>
        <w:t xml:space="preserve"> </w:t>
      </w:r>
      <w:r>
        <w:rPr>
          <w:spacing w:val="-2"/>
        </w:rPr>
        <w:t xml:space="preserve">The project will provide interdisciplinary training for graduate and undergraduate students spanning robotics, chemical </w:t>
      </w:r>
      <w:r>
        <w:t>engineering, electrical and computer engineering, materials science, and microfluidics.</w:t>
      </w:r>
      <w:r>
        <w:rPr>
          <w:spacing w:val="40"/>
        </w:rPr>
        <w:t xml:space="preserve"> </w:t>
      </w:r>
      <w:r>
        <w:t>Broader educational activities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undergraduate</w:t>
      </w:r>
      <w:r>
        <w:rPr>
          <w:spacing w:val="-9"/>
        </w:rPr>
        <w:t xml:space="preserve"> </w:t>
      </w:r>
      <w:r>
        <w:t>research,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classroom</w:t>
      </w:r>
      <w:r>
        <w:rPr>
          <w:spacing w:val="-9"/>
        </w:rPr>
        <w:t xml:space="preserve"> </w:t>
      </w:r>
      <w:r>
        <w:t>instruction,</w:t>
      </w:r>
      <w:r>
        <w:rPr>
          <w:spacing w:val="-9"/>
        </w:rPr>
        <w:t xml:space="preserve"> </w:t>
      </w:r>
      <w:r>
        <w:t>outreach through engineering student organizations and local K–12 engagement, and dissemination through public-facing educational activities.</w:t>
      </w:r>
    </w:p>
    <w:p w14:paraId="0B8F8A2E" w14:textId="77777777" w:rsidR="00EF32D3" w:rsidRDefault="00000000">
      <w:pPr>
        <w:pStyle w:val="BodyText"/>
        <w:spacing w:before="79" w:line="230" w:lineRule="auto"/>
        <w:ind w:right="711"/>
      </w:pPr>
      <w:r>
        <w:rPr>
          <w:b/>
        </w:rPr>
        <w:t>Estimated</w:t>
      </w:r>
      <w:r>
        <w:rPr>
          <w:b/>
          <w:spacing w:val="24"/>
        </w:rPr>
        <w:t xml:space="preserve"> </w:t>
      </w:r>
      <w:r>
        <w:rPr>
          <w:b/>
        </w:rPr>
        <w:t>Cost.</w:t>
      </w:r>
      <w:r>
        <w:rPr>
          <w:b/>
          <w:spacing w:val="39"/>
        </w:rPr>
        <w:t xml:space="preserve"> </w:t>
      </w:r>
      <w:r>
        <w:t>Support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two</w:t>
      </w:r>
      <w:r>
        <w:rPr>
          <w:spacing w:val="17"/>
        </w:rPr>
        <w:t xml:space="preserve"> </w:t>
      </w:r>
      <w:r>
        <w:t>PhD</w:t>
      </w:r>
      <w:r>
        <w:rPr>
          <w:spacing w:val="17"/>
        </w:rPr>
        <w:t xml:space="preserve"> </w:t>
      </w:r>
      <w:r>
        <w:t>students,</w:t>
      </w:r>
      <w:r>
        <w:rPr>
          <w:spacing w:val="17"/>
        </w:rPr>
        <w:t xml:space="preserve"> </w:t>
      </w:r>
      <w:r>
        <w:t>supplies,</w:t>
      </w:r>
      <w:r>
        <w:rPr>
          <w:spacing w:val="17"/>
        </w:rPr>
        <w:t xml:space="preserve"> </w:t>
      </w:r>
      <w:r>
        <w:t>travel,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indirect</w:t>
      </w:r>
      <w:r>
        <w:rPr>
          <w:spacing w:val="17"/>
        </w:rPr>
        <w:t xml:space="preserve"> </w:t>
      </w:r>
      <w:r>
        <w:t>costs.</w:t>
      </w:r>
      <w:r>
        <w:rPr>
          <w:spacing w:val="39"/>
        </w:rPr>
        <w:t xml:space="preserve"> </w:t>
      </w:r>
      <w:r>
        <w:t>Approximately</w:t>
      </w:r>
      <w:r>
        <w:rPr>
          <w:spacing w:val="17"/>
        </w:rPr>
        <w:t xml:space="preserve"> </w:t>
      </w:r>
      <w:r>
        <w:t>$600K</w:t>
      </w:r>
      <w:r>
        <w:rPr>
          <w:spacing w:val="17"/>
        </w:rPr>
        <w:t xml:space="preserve"> </w:t>
      </w:r>
      <w:r>
        <w:t>over 3 years.</w:t>
      </w:r>
    </w:p>
    <w:p w14:paraId="0B8F8A2F" w14:textId="77777777" w:rsidR="00EF32D3" w:rsidRDefault="00EF32D3">
      <w:pPr>
        <w:pStyle w:val="BodyText"/>
        <w:spacing w:line="230" w:lineRule="auto"/>
        <w:sectPr w:rsidR="00EF32D3">
          <w:pgSz w:w="12240" w:h="15840"/>
          <w:pgMar w:top="960" w:right="360" w:bottom="660" w:left="720" w:header="312" w:footer="478" w:gutter="0"/>
          <w:cols w:space="720"/>
        </w:sectPr>
      </w:pPr>
    </w:p>
    <w:p w14:paraId="0B8F8A30" w14:textId="77777777" w:rsidR="00EF32D3" w:rsidRDefault="00000000">
      <w:pPr>
        <w:pStyle w:val="Heading1"/>
      </w:pPr>
      <w:r>
        <w:rPr>
          <w:spacing w:val="-2"/>
          <w:w w:val="115"/>
        </w:rPr>
        <w:lastRenderedPageBreak/>
        <w:t>References</w:t>
      </w:r>
    </w:p>
    <w:p w14:paraId="0B8F8A31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8"/>
        </w:tabs>
        <w:spacing w:before="130" w:line="263" w:lineRule="exact"/>
        <w:ind w:left="918" w:hanging="450"/>
        <w:jc w:val="both"/>
      </w:pPr>
      <w:r>
        <w:rPr>
          <w:spacing w:val="-2"/>
        </w:rPr>
        <w:t>Stefano</w:t>
      </w:r>
      <w:r>
        <w:rPr>
          <w:spacing w:val="-4"/>
        </w:rPr>
        <w:t xml:space="preserve"> </w:t>
      </w:r>
      <w:r>
        <w:rPr>
          <w:spacing w:val="-2"/>
        </w:rPr>
        <w:t>Palagi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Peer</w:t>
      </w:r>
      <w:r>
        <w:rPr>
          <w:spacing w:val="-3"/>
        </w:rPr>
        <w:t xml:space="preserve"> </w:t>
      </w:r>
      <w:r>
        <w:rPr>
          <w:spacing w:val="-2"/>
        </w:rPr>
        <w:t>Fischer.</w:t>
      </w:r>
      <w:r>
        <w:rPr>
          <w:spacing w:val="-4"/>
        </w:rPr>
        <w:t xml:space="preserve"> </w:t>
      </w:r>
      <w:r>
        <w:rPr>
          <w:spacing w:val="-2"/>
        </w:rPr>
        <w:t>“Bioinspired</w:t>
      </w:r>
      <w:r>
        <w:rPr>
          <w:spacing w:val="-4"/>
        </w:rPr>
        <w:t xml:space="preserve"> </w:t>
      </w:r>
      <w:r>
        <w:rPr>
          <w:spacing w:val="-2"/>
        </w:rPr>
        <w:t>microrobots”.</w:t>
      </w:r>
      <w:r>
        <w:rPr>
          <w:spacing w:val="-3"/>
        </w:rPr>
        <w:t xml:space="preserve"> </w:t>
      </w:r>
      <w:r>
        <w:rPr>
          <w:i/>
          <w:spacing w:val="-2"/>
        </w:rPr>
        <w:t>Nature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Reviews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Materials</w:t>
      </w:r>
      <w:r>
        <w:rPr>
          <w:i/>
          <w:spacing w:val="9"/>
        </w:rPr>
        <w:t xml:space="preserve"> </w:t>
      </w:r>
      <w:r>
        <w:rPr>
          <w:spacing w:val="-2"/>
        </w:rPr>
        <w:t>3</w:t>
      </w:r>
      <w:r>
        <w:rPr>
          <w:spacing w:val="-3"/>
        </w:rPr>
        <w:t xml:space="preserve"> </w:t>
      </w:r>
      <w:r>
        <w:rPr>
          <w:spacing w:val="-2"/>
        </w:rPr>
        <w:t>(2018),</w:t>
      </w:r>
      <w:r>
        <w:rPr>
          <w:spacing w:val="-4"/>
        </w:rPr>
        <w:t xml:space="preserve"> </w:t>
      </w:r>
      <w:r>
        <w:rPr>
          <w:spacing w:val="-2"/>
        </w:rPr>
        <w:t>pp.</w:t>
      </w:r>
      <w:r>
        <w:rPr>
          <w:spacing w:val="-3"/>
        </w:rPr>
        <w:t xml:space="preserve"> </w:t>
      </w:r>
      <w:r>
        <w:rPr>
          <w:spacing w:val="-2"/>
        </w:rPr>
        <w:t>113–</w:t>
      </w:r>
      <w:r>
        <w:rPr>
          <w:spacing w:val="-4"/>
        </w:rPr>
        <w:t>124.</w:t>
      </w:r>
    </w:p>
    <w:p w14:paraId="0B8F8A32" w14:textId="77777777" w:rsidR="00EF32D3" w:rsidRDefault="00000000">
      <w:pPr>
        <w:pStyle w:val="BodyText"/>
        <w:spacing w:line="263" w:lineRule="exact"/>
        <w:ind w:left="920"/>
      </w:pPr>
      <w:r>
        <w:rPr>
          <w:rFonts w:ascii="Cambria"/>
        </w:rPr>
        <w:t>doi</w:t>
      </w:r>
      <w:r>
        <w:t>:</w:t>
      </w:r>
      <w:r>
        <w:rPr>
          <w:spacing w:val="72"/>
          <w:w w:val="150"/>
        </w:rPr>
        <w:t xml:space="preserve"> </w:t>
      </w:r>
      <w:r>
        <w:rPr>
          <w:rFonts w:ascii="Cambria"/>
        </w:rPr>
        <w:t>10.1038/s41578-018-0016-</w:t>
      </w:r>
      <w:r>
        <w:rPr>
          <w:rFonts w:ascii="Cambria"/>
          <w:spacing w:val="-5"/>
        </w:rPr>
        <w:t>9</w:t>
      </w:r>
      <w:r>
        <w:rPr>
          <w:spacing w:val="-5"/>
        </w:rPr>
        <w:t>.</w:t>
      </w:r>
    </w:p>
    <w:p w14:paraId="0B8F8A33" w14:textId="77777777" w:rsidR="00EF32D3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87" w:line="230" w:lineRule="auto"/>
        <w:ind w:right="638"/>
        <w:jc w:val="left"/>
      </w:pPr>
      <w:r>
        <w:t>Jiawei</w:t>
      </w:r>
      <w:r>
        <w:rPr>
          <w:spacing w:val="-3"/>
        </w:rPr>
        <w:t xml:space="preserve"> </w:t>
      </w:r>
      <w:r>
        <w:t>Sun,</w:t>
      </w:r>
      <w:r>
        <w:rPr>
          <w:spacing w:val="-3"/>
        </w:rPr>
        <w:t xml:space="preserve"> </w:t>
      </w:r>
      <w:r>
        <w:t>Motilal</w:t>
      </w:r>
      <w:r>
        <w:rPr>
          <w:spacing w:val="-3"/>
        </w:rPr>
        <w:t xml:space="preserve"> </w:t>
      </w:r>
      <w:r>
        <w:t>Mathesh,</w:t>
      </w:r>
      <w:r>
        <w:rPr>
          <w:spacing w:val="-3"/>
        </w:rPr>
        <w:t xml:space="preserve"> </w:t>
      </w:r>
      <w:r>
        <w:t>Wei</w:t>
      </w:r>
      <w:r>
        <w:rPr>
          <w:spacing w:val="-3"/>
        </w:rPr>
        <w:t xml:space="preserve"> </w:t>
      </w:r>
      <w:r>
        <w:t>Li,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Daniela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Wilson.</w:t>
      </w:r>
      <w:r>
        <w:rPr>
          <w:spacing w:val="-3"/>
        </w:rPr>
        <w:t xml:space="preserve"> </w:t>
      </w:r>
      <w:r>
        <w:t>“Enzyme-Powered</w:t>
      </w:r>
      <w:r>
        <w:rPr>
          <w:spacing w:val="-3"/>
        </w:rPr>
        <w:t xml:space="preserve"> </w:t>
      </w:r>
      <w:r>
        <w:t>Nanomotors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Controlled </w:t>
      </w:r>
      <w:r>
        <w:rPr>
          <w:w w:val="105"/>
        </w:rPr>
        <w:t>Size</w:t>
      </w:r>
      <w:r>
        <w:rPr>
          <w:spacing w:val="15"/>
          <w:w w:val="105"/>
        </w:rPr>
        <w:t xml:space="preserve"> </w:t>
      </w:r>
      <w:r>
        <w:rPr>
          <w:w w:val="105"/>
        </w:rPr>
        <w:t>for</w:t>
      </w:r>
      <w:r>
        <w:rPr>
          <w:spacing w:val="27"/>
          <w:w w:val="105"/>
        </w:rPr>
        <w:t xml:space="preserve"> </w:t>
      </w:r>
      <w:r>
        <w:rPr>
          <w:w w:val="105"/>
        </w:rPr>
        <w:t>Biomedical</w:t>
      </w:r>
      <w:r>
        <w:rPr>
          <w:spacing w:val="27"/>
          <w:w w:val="105"/>
        </w:rPr>
        <w:t xml:space="preserve"> </w:t>
      </w:r>
      <w:r>
        <w:rPr>
          <w:w w:val="105"/>
        </w:rPr>
        <w:t>Applications”.</w:t>
      </w:r>
      <w:r>
        <w:rPr>
          <w:spacing w:val="27"/>
          <w:w w:val="105"/>
        </w:rPr>
        <w:t xml:space="preserve"> </w:t>
      </w:r>
      <w:r>
        <w:rPr>
          <w:i/>
          <w:w w:val="105"/>
        </w:rPr>
        <w:t>ACS</w:t>
      </w:r>
      <w:r>
        <w:rPr>
          <w:i/>
          <w:spacing w:val="27"/>
          <w:w w:val="105"/>
        </w:rPr>
        <w:t xml:space="preserve"> </w:t>
      </w:r>
      <w:r>
        <w:rPr>
          <w:i/>
          <w:w w:val="105"/>
        </w:rPr>
        <w:t>Nano</w:t>
      </w:r>
      <w:r>
        <w:rPr>
          <w:i/>
          <w:spacing w:val="39"/>
          <w:w w:val="105"/>
        </w:rPr>
        <w:t xml:space="preserve"> </w:t>
      </w:r>
      <w:r>
        <w:rPr>
          <w:w w:val="105"/>
        </w:rPr>
        <w:t>13</w:t>
      </w:r>
      <w:r>
        <w:rPr>
          <w:spacing w:val="27"/>
          <w:w w:val="105"/>
        </w:rPr>
        <w:t xml:space="preserve"> </w:t>
      </w:r>
      <w:r>
        <w:rPr>
          <w:w w:val="105"/>
        </w:rPr>
        <w:t>(2019),</w:t>
      </w:r>
      <w:r>
        <w:rPr>
          <w:spacing w:val="27"/>
          <w:w w:val="105"/>
        </w:rPr>
        <w:t xml:space="preserve"> </w:t>
      </w:r>
      <w:r>
        <w:rPr>
          <w:w w:val="105"/>
        </w:rPr>
        <w:t>pp.</w:t>
      </w:r>
      <w:r>
        <w:rPr>
          <w:spacing w:val="27"/>
          <w:w w:val="105"/>
        </w:rPr>
        <w:t xml:space="preserve"> </w:t>
      </w:r>
      <w:r>
        <w:rPr>
          <w:w w:val="105"/>
        </w:rPr>
        <w:t>10191–10200.</w:t>
      </w:r>
      <w:r>
        <w:rPr>
          <w:spacing w:val="27"/>
          <w:w w:val="105"/>
        </w:rPr>
        <w:t xml:space="preserve"> </w:t>
      </w:r>
      <w:r>
        <w:rPr>
          <w:rFonts w:ascii="Cambria" w:hAnsi="Cambria"/>
          <w:w w:val="105"/>
        </w:rPr>
        <w:t>doi</w:t>
      </w:r>
      <w:r>
        <w:rPr>
          <w:w w:val="105"/>
        </w:rPr>
        <w:t>:</w:t>
      </w:r>
      <w:r>
        <w:rPr>
          <w:spacing w:val="27"/>
          <w:w w:val="105"/>
        </w:rPr>
        <w:t xml:space="preserve"> </w:t>
      </w:r>
      <w:r>
        <w:rPr>
          <w:rFonts w:ascii="Cambria" w:hAnsi="Cambria"/>
          <w:w w:val="105"/>
        </w:rPr>
        <w:t>10</w:t>
      </w:r>
      <w:r>
        <w:rPr>
          <w:rFonts w:ascii="Cambria" w:hAnsi="Cambria"/>
          <w:spacing w:val="-31"/>
          <w:w w:val="105"/>
        </w:rPr>
        <w:t xml:space="preserve"> </w:t>
      </w:r>
      <w:r>
        <w:rPr>
          <w:rFonts w:ascii="Cambria" w:hAnsi="Cambria"/>
          <w:w w:val="105"/>
        </w:rPr>
        <w:t>.1021</w:t>
      </w:r>
      <w:r>
        <w:rPr>
          <w:rFonts w:ascii="Cambria" w:hAnsi="Cambria"/>
          <w:spacing w:val="-30"/>
          <w:w w:val="105"/>
        </w:rPr>
        <w:t xml:space="preserve"> </w:t>
      </w:r>
      <w:r>
        <w:rPr>
          <w:rFonts w:ascii="Cambria" w:hAnsi="Cambria"/>
          <w:w w:val="105"/>
        </w:rPr>
        <w:t>/</w:t>
      </w:r>
      <w:r>
        <w:rPr>
          <w:rFonts w:ascii="Cambria" w:hAnsi="Cambria"/>
          <w:spacing w:val="-31"/>
          <w:w w:val="105"/>
        </w:rPr>
        <w:t xml:space="preserve"> </w:t>
      </w:r>
      <w:r>
        <w:rPr>
          <w:rFonts w:ascii="Cambria" w:hAnsi="Cambria"/>
          <w:w w:val="105"/>
        </w:rPr>
        <w:t>acsnano</w:t>
      </w:r>
      <w:r>
        <w:rPr>
          <w:rFonts w:ascii="Cambria" w:hAnsi="Cambria"/>
          <w:spacing w:val="-30"/>
          <w:w w:val="105"/>
        </w:rPr>
        <w:t xml:space="preserve"> </w:t>
      </w:r>
      <w:r>
        <w:rPr>
          <w:rFonts w:ascii="Cambria" w:hAnsi="Cambria"/>
          <w:w w:val="220"/>
        </w:rPr>
        <w:t xml:space="preserve">. </w:t>
      </w:r>
      <w:r>
        <w:rPr>
          <w:rFonts w:ascii="Cambria" w:hAnsi="Cambria"/>
          <w:spacing w:val="-2"/>
          <w:w w:val="105"/>
        </w:rPr>
        <w:t>9b03358</w:t>
      </w:r>
      <w:r>
        <w:rPr>
          <w:spacing w:val="-2"/>
          <w:w w:val="105"/>
        </w:rPr>
        <w:t>.</w:t>
      </w:r>
    </w:p>
    <w:p w14:paraId="0B8F8A34" w14:textId="77777777" w:rsidR="00EF32D3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88" w:line="230" w:lineRule="auto"/>
        <w:ind w:right="675"/>
        <w:jc w:val="left"/>
      </w:pPr>
      <w:r>
        <w:rPr>
          <w:w w:val="105"/>
        </w:rPr>
        <w:t>M.</w:t>
      </w:r>
      <w:r>
        <w:rPr>
          <w:spacing w:val="31"/>
          <w:w w:val="105"/>
        </w:rPr>
        <w:t xml:space="preserve"> </w:t>
      </w:r>
      <w:r>
        <w:rPr>
          <w:w w:val="105"/>
        </w:rPr>
        <w:t>Koleoso,</w:t>
      </w:r>
      <w:r>
        <w:rPr>
          <w:spacing w:val="31"/>
          <w:w w:val="105"/>
        </w:rPr>
        <w:t xml:space="preserve"> </w:t>
      </w:r>
      <w:r>
        <w:rPr>
          <w:w w:val="105"/>
        </w:rPr>
        <w:t>X.</w:t>
      </w:r>
      <w:r>
        <w:rPr>
          <w:spacing w:val="31"/>
          <w:w w:val="105"/>
        </w:rPr>
        <w:t xml:space="preserve"> </w:t>
      </w:r>
      <w:r>
        <w:rPr>
          <w:w w:val="105"/>
        </w:rPr>
        <w:t>Feng,</w:t>
      </w:r>
      <w:r>
        <w:rPr>
          <w:spacing w:val="31"/>
          <w:w w:val="105"/>
        </w:rPr>
        <w:t xml:space="preserve"> </w:t>
      </w:r>
      <w:r>
        <w:rPr>
          <w:w w:val="105"/>
        </w:rPr>
        <w:t>Y.</w:t>
      </w:r>
      <w:r>
        <w:rPr>
          <w:spacing w:val="31"/>
          <w:w w:val="105"/>
        </w:rPr>
        <w:t xml:space="preserve"> </w:t>
      </w:r>
      <w:r>
        <w:rPr>
          <w:w w:val="105"/>
        </w:rPr>
        <w:t>Xue,</w:t>
      </w:r>
      <w:r>
        <w:rPr>
          <w:spacing w:val="31"/>
          <w:w w:val="105"/>
        </w:rPr>
        <w:t xml:space="preserve"> </w:t>
      </w:r>
      <w:r>
        <w:rPr>
          <w:w w:val="105"/>
        </w:rPr>
        <w:t>Q.</w:t>
      </w:r>
      <w:r>
        <w:rPr>
          <w:spacing w:val="31"/>
          <w:w w:val="105"/>
        </w:rPr>
        <w:t xml:space="preserve"> </w:t>
      </w:r>
      <w:r>
        <w:rPr>
          <w:w w:val="105"/>
        </w:rPr>
        <w:t>Li,</w:t>
      </w:r>
      <w:r>
        <w:rPr>
          <w:spacing w:val="31"/>
          <w:w w:val="105"/>
        </w:rPr>
        <w:t xml:space="preserve"> </w:t>
      </w:r>
      <w:r>
        <w:rPr>
          <w:w w:val="105"/>
        </w:rPr>
        <w:t>T.</w:t>
      </w:r>
      <w:r>
        <w:rPr>
          <w:spacing w:val="31"/>
          <w:w w:val="105"/>
        </w:rPr>
        <w:t xml:space="preserve"> </w:t>
      </w:r>
      <w:r>
        <w:rPr>
          <w:w w:val="105"/>
        </w:rPr>
        <w:t>Munshi,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r>
        <w:rPr>
          <w:w w:val="105"/>
        </w:rPr>
        <w:t>X.</w:t>
      </w:r>
      <w:r>
        <w:rPr>
          <w:spacing w:val="31"/>
          <w:w w:val="105"/>
        </w:rPr>
        <w:t xml:space="preserve"> </w:t>
      </w:r>
      <w:r>
        <w:rPr>
          <w:w w:val="105"/>
        </w:rPr>
        <w:t>Chen.</w:t>
      </w:r>
      <w:r>
        <w:rPr>
          <w:spacing w:val="31"/>
          <w:w w:val="105"/>
        </w:rPr>
        <w:t xml:space="preserve"> </w:t>
      </w:r>
      <w:r>
        <w:rPr>
          <w:w w:val="105"/>
        </w:rPr>
        <w:t>“Micro/nanoscale</w:t>
      </w:r>
      <w:r>
        <w:rPr>
          <w:spacing w:val="31"/>
          <w:w w:val="105"/>
        </w:rPr>
        <w:t xml:space="preserve"> </w:t>
      </w:r>
      <w:r>
        <w:rPr>
          <w:w w:val="105"/>
        </w:rPr>
        <w:t>magnetic</w:t>
      </w:r>
      <w:r>
        <w:rPr>
          <w:spacing w:val="31"/>
          <w:w w:val="105"/>
        </w:rPr>
        <w:t xml:space="preserve"> </w:t>
      </w:r>
      <w:r>
        <w:rPr>
          <w:w w:val="105"/>
        </w:rPr>
        <w:t>robots</w:t>
      </w:r>
      <w:r>
        <w:rPr>
          <w:spacing w:val="31"/>
          <w:w w:val="105"/>
        </w:rPr>
        <w:t xml:space="preserve"> </w:t>
      </w:r>
      <w:r>
        <w:rPr>
          <w:w w:val="105"/>
        </w:rPr>
        <w:t xml:space="preserve">for </w:t>
      </w:r>
      <w:r>
        <w:t>biomedical</w:t>
      </w:r>
      <w:r>
        <w:rPr>
          <w:spacing w:val="21"/>
        </w:rPr>
        <w:t xml:space="preserve"> </w:t>
      </w:r>
      <w:r>
        <w:t xml:space="preserve">applications”. </w:t>
      </w:r>
      <w:r>
        <w:rPr>
          <w:i/>
        </w:rPr>
        <w:t>Materials</w:t>
      </w:r>
      <w:r>
        <w:rPr>
          <w:i/>
          <w:spacing w:val="21"/>
        </w:rPr>
        <w:t xml:space="preserve"> </w:t>
      </w:r>
      <w:r>
        <w:rPr>
          <w:i/>
        </w:rPr>
        <w:t>Today</w:t>
      </w:r>
      <w:r>
        <w:rPr>
          <w:i/>
          <w:spacing w:val="21"/>
        </w:rPr>
        <w:t xml:space="preserve"> </w:t>
      </w:r>
      <w:r>
        <w:rPr>
          <w:i/>
        </w:rPr>
        <w:t>Bio</w:t>
      </w:r>
      <w:r>
        <w:rPr>
          <w:i/>
          <w:spacing w:val="35"/>
        </w:rPr>
        <w:t xml:space="preserve"> </w:t>
      </w:r>
      <w:r>
        <w:t>8</w:t>
      </w:r>
      <w:r>
        <w:rPr>
          <w:spacing w:val="21"/>
        </w:rPr>
        <w:t xml:space="preserve"> </w:t>
      </w:r>
      <w:r>
        <w:t>(2020),</w:t>
      </w:r>
      <w:r>
        <w:rPr>
          <w:spacing w:val="21"/>
        </w:rPr>
        <w:t xml:space="preserve"> </w:t>
      </w:r>
      <w:r>
        <w:t>p.</w:t>
      </w:r>
      <w:r>
        <w:rPr>
          <w:spacing w:val="21"/>
        </w:rPr>
        <w:t xml:space="preserve"> </w:t>
      </w:r>
      <w:r>
        <w:t xml:space="preserve">100085. </w:t>
      </w:r>
      <w:r>
        <w:rPr>
          <w:rFonts w:ascii="Cambria" w:hAnsi="Cambria"/>
        </w:rPr>
        <w:t>doi</w:t>
      </w:r>
      <w:r>
        <w:t>:</w:t>
      </w:r>
      <w:r>
        <w:rPr>
          <w:spacing w:val="21"/>
        </w:rPr>
        <w:t xml:space="preserve"> </w:t>
      </w:r>
      <w:r>
        <w:rPr>
          <w:rFonts w:ascii="Cambria" w:hAnsi="Cambria"/>
        </w:rPr>
        <w:t>10.1016/j.mtbio.2020.100085</w:t>
      </w:r>
      <w:r>
        <w:t>.</w:t>
      </w:r>
    </w:p>
    <w:p w14:paraId="0B8F8A35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7"/>
          <w:tab w:val="left" w:pos="920"/>
        </w:tabs>
        <w:spacing w:line="230" w:lineRule="auto"/>
        <w:ind w:right="675"/>
        <w:jc w:val="both"/>
      </w:pPr>
      <w:r>
        <w:t xml:space="preserve">Gizem Gumuskaya, Pranjal Srivastava, Ben G. Cooper, Hannah Lesser, Ben Semegran, Simon Garnier, and Michael Levin. “Motile Living Biobots Self-Construct from Adult Human Somatic Progenitor Seed Cells”. </w:t>
      </w:r>
      <w:r>
        <w:rPr>
          <w:i/>
        </w:rPr>
        <w:t>Advanced Science</w:t>
      </w:r>
      <w:r>
        <w:rPr>
          <w:i/>
          <w:spacing w:val="40"/>
        </w:rPr>
        <w:t xml:space="preserve"> </w:t>
      </w:r>
      <w:r>
        <w:t xml:space="preserve">11 (2023). </w:t>
      </w:r>
      <w:r>
        <w:rPr>
          <w:rFonts w:ascii="Cambria" w:hAnsi="Cambria"/>
        </w:rPr>
        <w:t>doi</w:t>
      </w:r>
      <w:r>
        <w:t xml:space="preserve">: </w:t>
      </w:r>
      <w:r>
        <w:rPr>
          <w:rFonts w:ascii="Cambria" w:hAnsi="Cambria"/>
        </w:rPr>
        <w:t>10.1002/advs.202303575</w:t>
      </w:r>
      <w:r>
        <w:t>.</w:t>
      </w:r>
    </w:p>
    <w:p w14:paraId="0B8F8A36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7"/>
          <w:tab w:val="left" w:pos="920"/>
        </w:tabs>
        <w:spacing w:line="230" w:lineRule="auto"/>
        <w:ind w:right="710"/>
        <w:jc w:val="both"/>
      </w:pPr>
      <w:r>
        <w:rPr>
          <w:spacing w:val="-2"/>
        </w:rPr>
        <w:t>Roberto</w:t>
      </w:r>
      <w:r>
        <w:rPr>
          <w:spacing w:val="-6"/>
        </w:rPr>
        <w:t xml:space="preserve"> </w:t>
      </w:r>
      <w:r>
        <w:rPr>
          <w:spacing w:val="-2"/>
        </w:rPr>
        <w:t>Maria-Hormigos,</w:t>
      </w:r>
      <w:r>
        <w:rPr>
          <w:spacing w:val="-6"/>
        </w:rPr>
        <w:t xml:space="preserve"> </w:t>
      </w:r>
      <w:r>
        <w:rPr>
          <w:spacing w:val="-2"/>
        </w:rPr>
        <w:t>Carmen</w:t>
      </w:r>
      <w:r>
        <w:rPr>
          <w:spacing w:val="-6"/>
        </w:rPr>
        <w:t xml:space="preserve"> </w:t>
      </w:r>
      <w:r>
        <w:rPr>
          <w:spacing w:val="-2"/>
        </w:rPr>
        <w:t>C.</w:t>
      </w:r>
      <w:r>
        <w:rPr>
          <w:spacing w:val="-6"/>
        </w:rPr>
        <w:t xml:space="preserve"> </w:t>
      </w:r>
      <w:r>
        <w:rPr>
          <w:spacing w:val="-2"/>
        </w:rPr>
        <w:t>Mayorga-Martinez,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Martin</w:t>
      </w:r>
      <w:r>
        <w:rPr>
          <w:spacing w:val="-6"/>
        </w:rPr>
        <w:t xml:space="preserve"> </w:t>
      </w:r>
      <w:r>
        <w:rPr>
          <w:spacing w:val="-2"/>
        </w:rPr>
        <w:t>Pumera.</w:t>
      </w:r>
      <w:r>
        <w:rPr>
          <w:spacing w:val="-6"/>
        </w:rPr>
        <w:t xml:space="preserve"> </w:t>
      </w:r>
      <w:r>
        <w:rPr>
          <w:spacing w:val="-2"/>
        </w:rPr>
        <w:t>“Soft</w:t>
      </w:r>
      <w:r>
        <w:rPr>
          <w:spacing w:val="-6"/>
        </w:rPr>
        <w:t xml:space="preserve"> </w:t>
      </w:r>
      <w:r>
        <w:rPr>
          <w:spacing w:val="-2"/>
        </w:rPr>
        <w:t>Magnetic</w:t>
      </w:r>
      <w:r>
        <w:rPr>
          <w:spacing w:val="-6"/>
        </w:rPr>
        <w:t xml:space="preserve"> </w:t>
      </w:r>
      <w:r>
        <w:rPr>
          <w:spacing w:val="-2"/>
        </w:rPr>
        <w:t>Microrobots</w:t>
      </w:r>
      <w:r>
        <w:rPr>
          <w:spacing w:val="-6"/>
        </w:rPr>
        <w:t xml:space="preserve"> </w:t>
      </w:r>
      <w:r>
        <w:rPr>
          <w:spacing w:val="-2"/>
        </w:rPr>
        <w:t xml:space="preserve">for </w:t>
      </w:r>
      <w:r>
        <w:t>Photoactive</w:t>
      </w:r>
      <w:r>
        <w:rPr>
          <w:spacing w:val="22"/>
        </w:rPr>
        <w:t xml:space="preserve"> </w:t>
      </w:r>
      <w:r>
        <w:t>Pollutant</w:t>
      </w:r>
      <w:r>
        <w:rPr>
          <w:spacing w:val="22"/>
        </w:rPr>
        <w:t xml:space="preserve"> </w:t>
      </w:r>
      <w:r>
        <w:t>Removal”.</w:t>
      </w:r>
      <w:r>
        <w:rPr>
          <w:spacing w:val="22"/>
        </w:rPr>
        <w:t xml:space="preserve"> </w:t>
      </w:r>
      <w:r>
        <w:rPr>
          <w:i/>
        </w:rPr>
        <w:t>Small</w:t>
      </w:r>
      <w:r>
        <w:rPr>
          <w:i/>
          <w:spacing w:val="22"/>
        </w:rPr>
        <w:t xml:space="preserve"> </w:t>
      </w:r>
      <w:r>
        <w:rPr>
          <w:i/>
        </w:rPr>
        <w:t>Methods</w:t>
      </w:r>
      <w:r>
        <w:rPr>
          <w:i/>
          <w:spacing w:val="38"/>
        </w:rPr>
        <w:t xml:space="preserve"> </w:t>
      </w:r>
      <w:r>
        <w:t>7</w:t>
      </w:r>
      <w:r>
        <w:rPr>
          <w:spacing w:val="22"/>
        </w:rPr>
        <w:t xml:space="preserve"> </w:t>
      </w:r>
      <w:r>
        <w:t>(2022),</w:t>
      </w:r>
      <w:r>
        <w:rPr>
          <w:spacing w:val="22"/>
        </w:rPr>
        <w:t xml:space="preserve"> </w:t>
      </w:r>
      <w:r>
        <w:t>p.</w:t>
      </w:r>
      <w:r>
        <w:rPr>
          <w:spacing w:val="22"/>
        </w:rPr>
        <w:t xml:space="preserve"> </w:t>
      </w:r>
      <w:r>
        <w:t>2201014.</w:t>
      </w:r>
      <w:r>
        <w:rPr>
          <w:spacing w:val="22"/>
        </w:rPr>
        <w:t xml:space="preserve"> </w:t>
      </w:r>
      <w:r>
        <w:rPr>
          <w:rFonts w:ascii="Cambria" w:hAnsi="Cambria"/>
        </w:rPr>
        <w:t>doi</w:t>
      </w:r>
      <w:r>
        <w:t>:</w:t>
      </w:r>
      <w:r>
        <w:rPr>
          <w:spacing w:val="22"/>
        </w:rPr>
        <w:t xml:space="preserve"> </w:t>
      </w:r>
      <w:r>
        <w:rPr>
          <w:rFonts w:ascii="Cambria" w:hAnsi="Cambria"/>
        </w:rPr>
        <w:t>10.1002/smtd.202201014</w:t>
      </w:r>
      <w:r>
        <w:t>.</w:t>
      </w:r>
    </w:p>
    <w:p w14:paraId="0B8F8A37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8"/>
        </w:tabs>
        <w:spacing w:before="80" w:line="263" w:lineRule="exact"/>
        <w:ind w:left="918" w:hanging="450"/>
        <w:jc w:val="both"/>
      </w:pPr>
      <w:r>
        <w:t>Mario</w:t>
      </w:r>
      <w:r>
        <w:rPr>
          <w:spacing w:val="28"/>
        </w:rPr>
        <w:t xml:space="preserve"> </w:t>
      </w:r>
      <w:r>
        <w:t>Urso,</w:t>
      </w:r>
      <w:r>
        <w:rPr>
          <w:spacing w:val="29"/>
        </w:rPr>
        <w:t xml:space="preserve"> </w:t>
      </w:r>
      <w:r>
        <w:t>Martina</w:t>
      </w:r>
      <w:r>
        <w:rPr>
          <w:spacing w:val="29"/>
        </w:rPr>
        <w:t xml:space="preserve"> </w:t>
      </w:r>
      <w:r>
        <w:t>Ussia,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Martin</w:t>
      </w:r>
      <w:r>
        <w:rPr>
          <w:spacing w:val="29"/>
        </w:rPr>
        <w:t xml:space="preserve"> </w:t>
      </w:r>
      <w:r>
        <w:t>Pumera.</w:t>
      </w:r>
      <w:r>
        <w:rPr>
          <w:spacing w:val="29"/>
        </w:rPr>
        <w:t xml:space="preserve"> </w:t>
      </w:r>
      <w:r>
        <w:t>“Smart</w:t>
      </w:r>
      <w:r>
        <w:rPr>
          <w:spacing w:val="28"/>
        </w:rPr>
        <w:t xml:space="preserve"> </w:t>
      </w:r>
      <w:r>
        <w:t>micro-</w:t>
      </w:r>
      <w:r>
        <w:rPr>
          <w:spacing w:val="30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nanorobots</w:t>
      </w:r>
      <w:r>
        <w:rPr>
          <w:spacing w:val="28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water</w:t>
      </w:r>
      <w:r>
        <w:rPr>
          <w:spacing w:val="29"/>
        </w:rPr>
        <w:t xml:space="preserve"> </w:t>
      </w:r>
      <w:r>
        <w:rPr>
          <w:spacing w:val="-2"/>
        </w:rPr>
        <w:t>purification”.</w:t>
      </w:r>
    </w:p>
    <w:p w14:paraId="0B8F8A38" w14:textId="77777777" w:rsidR="00EF32D3" w:rsidRDefault="00000000">
      <w:pPr>
        <w:spacing w:line="263" w:lineRule="exact"/>
        <w:ind w:left="920"/>
        <w:jc w:val="both"/>
      </w:pPr>
      <w:r>
        <w:rPr>
          <w:i/>
        </w:rPr>
        <w:t>Nature</w:t>
      </w:r>
      <w:r>
        <w:rPr>
          <w:i/>
          <w:spacing w:val="23"/>
        </w:rPr>
        <w:t xml:space="preserve"> </w:t>
      </w:r>
      <w:r>
        <w:rPr>
          <w:i/>
        </w:rPr>
        <w:t>Reviews</w:t>
      </w:r>
      <w:r>
        <w:rPr>
          <w:i/>
          <w:spacing w:val="24"/>
        </w:rPr>
        <w:t xml:space="preserve"> </w:t>
      </w:r>
      <w:r>
        <w:rPr>
          <w:i/>
        </w:rPr>
        <w:t>Bioengineering</w:t>
      </w:r>
      <w:r>
        <w:rPr>
          <w:i/>
          <w:spacing w:val="47"/>
        </w:rPr>
        <w:t xml:space="preserve"> </w:t>
      </w:r>
      <w:r>
        <w:t>1</w:t>
      </w:r>
      <w:r>
        <w:rPr>
          <w:spacing w:val="24"/>
        </w:rPr>
        <w:t xml:space="preserve"> </w:t>
      </w:r>
      <w:r>
        <w:t>(2023),</w:t>
      </w:r>
      <w:r>
        <w:rPr>
          <w:spacing w:val="23"/>
        </w:rPr>
        <w:t xml:space="preserve"> </w:t>
      </w:r>
      <w:r>
        <w:t>pp.</w:t>
      </w:r>
      <w:r>
        <w:rPr>
          <w:spacing w:val="24"/>
        </w:rPr>
        <w:t xml:space="preserve"> </w:t>
      </w:r>
      <w:r>
        <w:t>236–251.</w:t>
      </w:r>
      <w:r>
        <w:rPr>
          <w:spacing w:val="23"/>
        </w:rPr>
        <w:t xml:space="preserve"> </w:t>
      </w:r>
      <w:r>
        <w:rPr>
          <w:rFonts w:ascii="Cambria" w:hAnsi="Cambria"/>
        </w:rPr>
        <w:t>doi</w:t>
      </w:r>
      <w:r>
        <w:t>:</w:t>
      </w:r>
      <w:r>
        <w:rPr>
          <w:spacing w:val="23"/>
        </w:rPr>
        <w:t xml:space="preserve"> </w:t>
      </w:r>
      <w:r>
        <w:rPr>
          <w:rFonts w:ascii="Cambria" w:hAnsi="Cambria"/>
        </w:rPr>
        <w:t>10.1038/s44222-023-00025-</w:t>
      </w:r>
      <w:r>
        <w:rPr>
          <w:rFonts w:ascii="Cambria" w:hAnsi="Cambria"/>
          <w:spacing w:val="-5"/>
        </w:rPr>
        <w:t>9</w:t>
      </w:r>
      <w:r>
        <w:rPr>
          <w:spacing w:val="-5"/>
        </w:rPr>
        <w:t>.</w:t>
      </w:r>
    </w:p>
    <w:p w14:paraId="0B8F8A39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8"/>
        </w:tabs>
        <w:spacing w:before="79" w:line="263" w:lineRule="exact"/>
        <w:ind w:left="918" w:hanging="450"/>
        <w:jc w:val="both"/>
      </w:pPr>
      <w:r>
        <w:rPr>
          <w:spacing w:val="-2"/>
        </w:rPr>
        <w:t>Subham</w:t>
      </w:r>
      <w:r>
        <w:rPr>
          <w:spacing w:val="8"/>
        </w:rPr>
        <w:t xml:space="preserve"> </w:t>
      </w:r>
      <w:r>
        <w:rPr>
          <w:spacing w:val="-2"/>
        </w:rPr>
        <w:t>Preetam.</w:t>
      </w:r>
      <w:r>
        <w:rPr>
          <w:spacing w:val="8"/>
        </w:rPr>
        <w:t xml:space="preserve"> </w:t>
      </w:r>
      <w:r>
        <w:rPr>
          <w:spacing w:val="-2"/>
        </w:rPr>
        <w:t>“Nano</w:t>
      </w:r>
      <w:r>
        <w:rPr>
          <w:spacing w:val="8"/>
        </w:rPr>
        <w:t xml:space="preserve"> </w:t>
      </w:r>
      <w:r>
        <w:rPr>
          <w:spacing w:val="-2"/>
        </w:rPr>
        <w:t>revolution:</w:t>
      </w:r>
      <w:r>
        <w:rPr>
          <w:spacing w:val="9"/>
        </w:rPr>
        <w:t xml:space="preserve"> </w:t>
      </w:r>
      <w:r>
        <w:rPr>
          <w:spacing w:val="-2"/>
        </w:rPr>
        <w:t>pioneering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future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water</w:t>
      </w:r>
      <w:r>
        <w:rPr>
          <w:spacing w:val="8"/>
        </w:rPr>
        <w:t xml:space="preserve"> </w:t>
      </w:r>
      <w:r>
        <w:rPr>
          <w:spacing w:val="-2"/>
        </w:rPr>
        <w:t>reclamation</w:t>
      </w:r>
      <w:r>
        <w:rPr>
          <w:spacing w:val="9"/>
        </w:rPr>
        <w:t xml:space="preserve">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micro-/nano-robots”.</w:t>
      </w:r>
    </w:p>
    <w:p w14:paraId="0B8F8A3A" w14:textId="77777777" w:rsidR="00EF32D3" w:rsidRDefault="00000000">
      <w:pPr>
        <w:spacing w:line="263" w:lineRule="exact"/>
        <w:ind w:left="920"/>
        <w:jc w:val="both"/>
      </w:pPr>
      <w:r>
        <w:rPr>
          <w:i/>
        </w:rPr>
        <w:t>Nanoscale</w:t>
      </w:r>
      <w:r>
        <w:rPr>
          <w:i/>
          <w:spacing w:val="19"/>
        </w:rPr>
        <w:t xml:space="preserve"> </w:t>
      </w:r>
      <w:r>
        <w:rPr>
          <w:i/>
        </w:rPr>
        <w:t>Advances</w:t>
      </w:r>
      <w:r>
        <w:rPr>
          <w:i/>
          <w:spacing w:val="35"/>
        </w:rPr>
        <w:t xml:space="preserve"> </w:t>
      </w:r>
      <w:r>
        <w:t>6</w:t>
      </w:r>
      <w:r>
        <w:rPr>
          <w:spacing w:val="19"/>
        </w:rPr>
        <w:t xml:space="preserve"> </w:t>
      </w:r>
      <w:r>
        <w:t>(2024),</w:t>
      </w:r>
      <w:r>
        <w:rPr>
          <w:spacing w:val="19"/>
        </w:rPr>
        <w:t xml:space="preserve"> </w:t>
      </w:r>
      <w:r>
        <w:t>pp.</w:t>
      </w:r>
      <w:r>
        <w:rPr>
          <w:spacing w:val="20"/>
        </w:rPr>
        <w:t xml:space="preserve"> </w:t>
      </w:r>
      <w:r>
        <w:t>2569–2581.</w:t>
      </w:r>
      <w:r>
        <w:rPr>
          <w:spacing w:val="18"/>
        </w:rPr>
        <w:t xml:space="preserve"> </w:t>
      </w:r>
      <w:r>
        <w:rPr>
          <w:rFonts w:ascii="Cambria" w:hAnsi="Cambria"/>
        </w:rPr>
        <w:t>doi</w:t>
      </w:r>
      <w:r>
        <w:t>:</w:t>
      </w:r>
      <w:r>
        <w:rPr>
          <w:spacing w:val="20"/>
        </w:rPr>
        <w:t xml:space="preserve"> </w:t>
      </w:r>
      <w:r>
        <w:rPr>
          <w:rFonts w:ascii="Cambria" w:hAnsi="Cambria"/>
          <w:spacing w:val="-2"/>
        </w:rPr>
        <w:t>10.1039/d3na01106b</w:t>
      </w:r>
      <w:r>
        <w:rPr>
          <w:spacing w:val="-2"/>
        </w:rPr>
        <w:t>.</w:t>
      </w:r>
    </w:p>
    <w:p w14:paraId="0B8F8A3B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3"/>
          <w:tab w:val="left" w:pos="917"/>
        </w:tabs>
        <w:spacing w:before="87" w:line="230" w:lineRule="auto"/>
        <w:ind w:left="913" w:right="223" w:hanging="446"/>
        <w:jc w:val="both"/>
      </w:pPr>
      <w:r>
        <w:rPr>
          <w:spacing w:val="-2"/>
        </w:rPr>
        <w:t>Mario</w:t>
      </w:r>
      <w:r>
        <w:rPr>
          <w:spacing w:val="-11"/>
        </w:rPr>
        <w:t xml:space="preserve"> </w:t>
      </w:r>
      <w:r>
        <w:rPr>
          <w:spacing w:val="-2"/>
        </w:rPr>
        <w:t>Urso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Martin</w:t>
      </w:r>
      <w:r>
        <w:rPr>
          <w:spacing w:val="-10"/>
        </w:rPr>
        <w:t xml:space="preserve"> </w:t>
      </w:r>
      <w:r>
        <w:rPr>
          <w:spacing w:val="-2"/>
        </w:rPr>
        <w:t>Pumera.</w:t>
      </w:r>
      <w:r>
        <w:rPr>
          <w:spacing w:val="-11"/>
        </w:rPr>
        <w:t xml:space="preserve"> </w:t>
      </w:r>
      <w:r>
        <w:rPr>
          <w:spacing w:val="-2"/>
        </w:rPr>
        <w:t>“Nano/Microplastics</w:t>
      </w:r>
      <w:r>
        <w:rPr>
          <w:spacing w:val="-10"/>
        </w:rPr>
        <w:t xml:space="preserve"> </w:t>
      </w:r>
      <w:r>
        <w:rPr>
          <w:spacing w:val="-2"/>
        </w:rPr>
        <w:t>Capture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Degradation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Autonomous</w:t>
      </w:r>
      <w:r>
        <w:rPr>
          <w:spacing w:val="-10"/>
        </w:rPr>
        <w:t xml:space="preserve"> </w:t>
      </w:r>
      <w:r>
        <w:rPr>
          <w:spacing w:val="-2"/>
        </w:rPr>
        <w:t xml:space="preserve">Nano/Microrobots: </w:t>
      </w:r>
      <w:r>
        <w:t xml:space="preserve">A Perspective”. </w:t>
      </w:r>
      <w:r>
        <w:rPr>
          <w:i/>
        </w:rPr>
        <w:t>Advanced Functional Materials</w:t>
      </w:r>
      <w:r>
        <w:rPr>
          <w:i/>
          <w:spacing w:val="40"/>
        </w:rPr>
        <w:t xml:space="preserve"> </w:t>
      </w:r>
      <w:r>
        <w:t xml:space="preserve">32 (2022), pp. 236–251. </w:t>
      </w:r>
      <w:r>
        <w:rPr>
          <w:rFonts w:ascii="Cambria" w:hAnsi="Cambria"/>
        </w:rPr>
        <w:t>doi</w:t>
      </w:r>
      <w:r>
        <w:t xml:space="preserve">: </w:t>
      </w:r>
      <w:r>
        <w:rPr>
          <w:rFonts w:ascii="Cambria" w:hAnsi="Cambria"/>
        </w:rPr>
        <w:t>10.1002/adfm.202112120</w:t>
      </w:r>
      <w:r>
        <w:t>.</w:t>
      </w:r>
    </w:p>
    <w:p w14:paraId="0B8F8A3C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7"/>
          <w:tab w:val="left" w:pos="920"/>
        </w:tabs>
        <w:spacing w:line="230" w:lineRule="auto"/>
        <w:ind w:right="676"/>
        <w:jc w:val="both"/>
      </w:pPr>
      <w:r>
        <w:rPr>
          <w:w w:val="105"/>
        </w:rPr>
        <w:t>Shengjie</w:t>
      </w:r>
      <w:r>
        <w:rPr>
          <w:spacing w:val="40"/>
          <w:w w:val="105"/>
        </w:rPr>
        <w:t xml:space="preserve"> </w:t>
      </w:r>
      <w:r>
        <w:rPr>
          <w:w w:val="105"/>
        </w:rPr>
        <w:t>Ling,</w:t>
      </w:r>
      <w:r>
        <w:rPr>
          <w:spacing w:val="40"/>
          <w:w w:val="105"/>
        </w:rPr>
        <w:t xml:space="preserve"> </w:t>
      </w:r>
      <w:r>
        <w:rPr>
          <w:w w:val="105"/>
        </w:rPr>
        <w:t>Kai</w:t>
      </w:r>
      <w:r>
        <w:rPr>
          <w:spacing w:val="40"/>
          <w:w w:val="105"/>
        </w:rPr>
        <w:t xml:space="preserve"> </w:t>
      </w:r>
      <w:r>
        <w:rPr>
          <w:w w:val="105"/>
        </w:rPr>
        <w:t>Jin,</w:t>
      </w:r>
      <w:r>
        <w:rPr>
          <w:spacing w:val="40"/>
          <w:w w:val="105"/>
        </w:rPr>
        <w:t xml:space="preserve"> </w:t>
      </w:r>
      <w:r>
        <w:rPr>
          <w:w w:val="105"/>
        </w:rPr>
        <w:t>Zhao</w:t>
      </w:r>
      <w:r>
        <w:rPr>
          <w:spacing w:val="40"/>
          <w:w w:val="105"/>
        </w:rPr>
        <w:t xml:space="preserve"> </w:t>
      </w:r>
      <w:r>
        <w:rPr>
          <w:w w:val="105"/>
        </w:rPr>
        <w:t>Qin,</w:t>
      </w:r>
      <w:r>
        <w:rPr>
          <w:spacing w:val="40"/>
          <w:w w:val="105"/>
        </w:rPr>
        <w:t xml:space="preserve"> </w:t>
      </w:r>
      <w:r>
        <w:rPr>
          <w:w w:val="105"/>
        </w:rPr>
        <w:t>Chunmei</w:t>
      </w:r>
      <w:r>
        <w:rPr>
          <w:spacing w:val="40"/>
          <w:w w:val="105"/>
        </w:rPr>
        <w:t xml:space="preserve"> </w:t>
      </w:r>
      <w:r>
        <w:rPr>
          <w:w w:val="105"/>
        </w:rPr>
        <w:t>Li,</w:t>
      </w:r>
      <w:r>
        <w:rPr>
          <w:spacing w:val="40"/>
          <w:w w:val="105"/>
        </w:rPr>
        <w:t xml:space="preserve"> </w:t>
      </w:r>
      <w:r>
        <w:rPr>
          <w:w w:val="105"/>
        </w:rPr>
        <w:t>Ke</w:t>
      </w:r>
      <w:r>
        <w:rPr>
          <w:spacing w:val="40"/>
          <w:w w:val="105"/>
        </w:rPr>
        <w:t xml:space="preserve"> </w:t>
      </w:r>
      <w:r>
        <w:rPr>
          <w:w w:val="105"/>
        </w:rPr>
        <w:t>Zheng,</w:t>
      </w:r>
      <w:r>
        <w:rPr>
          <w:spacing w:val="40"/>
          <w:w w:val="105"/>
        </w:rPr>
        <w:t xml:space="preserve"> </w:t>
      </w:r>
      <w:r>
        <w:rPr>
          <w:w w:val="105"/>
        </w:rPr>
        <w:t>Yanyan</w:t>
      </w:r>
      <w:r>
        <w:rPr>
          <w:spacing w:val="40"/>
          <w:w w:val="105"/>
        </w:rPr>
        <w:t xml:space="preserve"> </w:t>
      </w:r>
      <w:r>
        <w:rPr>
          <w:w w:val="105"/>
        </w:rPr>
        <w:t>Zhao,</w:t>
      </w:r>
      <w:r>
        <w:rPr>
          <w:spacing w:val="40"/>
          <w:w w:val="105"/>
        </w:rPr>
        <w:t xml:space="preserve"> </w:t>
      </w:r>
      <w:r>
        <w:rPr>
          <w:w w:val="105"/>
        </w:rPr>
        <w:t>Qi</w:t>
      </w:r>
      <w:r>
        <w:rPr>
          <w:spacing w:val="40"/>
          <w:w w:val="105"/>
        </w:rPr>
        <w:t xml:space="preserve"> </w:t>
      </w:r>
      <w:r>
        <w:rPr>
          <w:w w:val="105"/>
        </w:rPr>
        <w:t>Wang,</w:t>
      </w:r>
      <w:r>
        <w:rPr>
          <w:spacing w:val="40"/>
          <w:w w:val="105"/>
        </w:rPr>
        <w:t xml:space="preserve"> </w:t>
      </w:r>
      <w:r>
        <w:rPr>
          <w:w w:val="105"/>
        </w:rPr>
        <w:t>David</w:t>
      </w:r>
      <w:r>
        <w:rPr>
          <w:spacing w:val="40"/>
          <w:w w:val="105"/>
        </w:rPr>
        <w:t xml:space="preserve"> </w:t>
      </w:r>
      <w:r>
        <w:rPr>
          <w:w w:val="105"/>
        </w:rPr>
        <w:t>L.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Kaplan, and Markus J. Buehler. “Combining In Silico Design and Biomimetic Assembly: A New Approach for </w:t>
      </w:r>
      <w:r>
        <w:rPr>
          <w:spacing w:val="-2"/>
          <w:w w:val="105"/>
        </w:rPr>
        <w:t xml:space="preserve">Developing High-Performance Dynamic Responsive Bio-Nanomaterials”. </w:t>
      </w:r>
      <w:r>
        <w:rPr>
          <w:i/>
          <w:spacing w:val="-2"/>
          <w:w w:val="105"/>
        </w:rPr>
        <w:t xml:space="preserve">Advanced Materials </w:t>
      </w:r>
      <w:r>
        <w:rPr>
          <w:spacing w:val="-2"/>
          <w:w w:val="105"/>
        </w:rPr>
        <w:t xml:space="preserve">30 (2018). </w:t>
      </w:r>
      <w:r>
        <w:rPr>
          <w:rFonts w:ascii="Cambria" w:hAnsi="Cambria"/>
          <w:w w:val="105"/>
        </w:rPr>
        <w:t>doi</w:t>
      </w:r>
      <w:r>
        <w:rPr>
          <w:w w:val="105"/>
        </w:rPr>
        <w:t>:</w:t>
      </w:r>
      <w:r>
        <w:rPr>
          <w:spacing w:val="-6"/>
          <w:w w:val="105"/>
        </w:rPr>
        <w:t xml:space="preserve"> </w:t>
      </w:r>
      <w:r>
        <w:rPr>
          <w:rFonts w:ascii="Cambria" w:hAnsi="Cambria"/>
          <w:w w:val="105"/>
        </w:rPr>
        <w:t>10.1002/adma.201802306</w:t>
      </w:r>
      <w:r>
        <w:rPr>
          <w:w w:val="105"/>
        </w:rPr>
        <w:t>.</w:t>
      </w:r>
    </w:p>
    <w:p w14:paraId="0B8F8A3D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6"/>
          <w:tab w:val="left" w:pos="920"/>
        </w:tabs>
        <w:spacing w:before="88" w:line="230" w:lineRule="auto"/>
        <w:ind w:right="714" w:hanging="561"/>
        <w:jc w:val="both"/>
      </w:pPr>
      <w:r>
        <w:rPr>
          <w:w w:val="105"/>
        </w:rPr>
        <w:t>Heng Zhang, Xiuming Bu, SenPo Yip, Xiaoguang Liang, and Johnny C. Ho. “Self-Assembly of Colloidal Particles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Fabrication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Structural</w:t>
      </w:r>
      <w:r>
        <w:rPr>
          <w:spacing w:val="-11"/>
          <w:w w:val="105"/>
        </w:rPr>
        <w:t xml:space="preserve"> </w:t>
      </w:r>
      <w:r>
        <w:rPr>
          <w:w w:val="105"/>
        </w:rPr>
        <w:t>Color</w:t>
      </w:r>
      <w:r>
        <w:rPr>
          <w:spacing w:val="-11"/>
          <w:w w:val="105"/>
        </w:rPr>
        <w:t xml:space="preserve"> </w:t>
      </w:r>
      <w:r>
        <w:rPr>
          <w:w w:val="105"/>
        </w:rPr>
        <w:t>Materials</w:t>
      </w:r>
      <w:r>
        <w:rPr>
          <w:spacing w:val="-11"/>
          <w:w w:val="105"/>
        </w:rPr>
        <w:t xml:space="preserve"> </w:t>
      </w:r>
      <w:r>
        <w:rPr>
          <w:w w:val="105"/>
        </w:rPr>
        <w:t>toward</w:t>
      </w:r>
      <w:r>
        <w:rPr>
          <w:spacing w:val="-11"/>
          <w:w w:val="105"/>
        </w:rPr>
        <w:t xml:space="preserve"> </w:t>
      </w:r>
      <w:r>
        <w:rPr>
          <w:w w:val="105"/>
        </w:rPr>
        <w:t>Advanced</w:t>
      </w:r>
      <w:r>
        <w:rPr>
          <w:spacing w:val="-11"/>
          <w:w w:val="105"/>
        </w:rPr>
        <w:t xml:space="preserve"> </w:t>
      </w:r>
      <w:r>
        <w:rPr>
          <w:w w:val="105"/>
        </w:rPr>
        <w:t>Intelligent</w:t>
      </w:r>
      <w:r>
        <w:rPr>
          <w:spacing w:val="-11"/>
          <w:w w:val="105"/>
        </w:rPr>
        <w:t xml:space="preserve"> </w:t>
      </w:r>
      <w:r>
        <w:rPr>
          <w:w w:val="105"/>
        </w:rPr>
        <w:t>Systems”.</w:t>
      </w:r>
      <w:r>
        <w:rPr>
          <w:spacing w:val="-11"/>
          <w:w w:val="105"/>
        </w:rPr>
        <w:t xml:space="preserve"> </w:t>
      </w:r>
      <w:r>
        <w:rPr>
          <w:i/>
          <w:w w:val="105"/>
        </w:rPr>
        <w:t>Advanced Intelligent Systems</w:t>
      </w:r>
      <w:r>
        <w:rPr>
          <w:i/>
          <w:spacing w:val="27"/>
          <w:w w:val="105"/>
        </w:rPr>
        <w:t xml:space="preserve"> </w:t>
      </w:r>
      <w:r>
        <w:rPr>
          <w:w w:val="105"/>
        </w:rPr>
        <w:t xml:space="preserve">2 (2019), p. 1900085. </w:t>
      </w:r>
      <w:r>
        <w:rPr>
          <w:rFonts w:ascii="Cambria" w:hAnsi="Cambria"/>
          <w:w w:val="105"/>
        </w:rPr>
        <w:t>doi</w:t>
      </w:r>
      <w:r>
        <w:rPr>
          <w:w w:val="105"/>
        </w:rPr>
        <w:t xml:space="preserve">: </w:t>
      </w:r>
      <w:r>
        <w:rPr>
          <w:rFonts w:ascii="Cambria" w:hAnsi="Cambria"/>
          <w:w w:val="105"/>
        </w:rPr>
        <w:t>10.1002/aisy.201900085</w:t>
      </w:r>
      <w:r>
        <w:rPr>
          <w:w w:val="105"/>
        </w:rPr>
        <w:t>.</w:t>
      </w:r>
    </w:p>
    <w:p w14:paraId="0B8F8A3E" w14:textId="77777777" w:rsidR="00EF32D3" w:rsidRDefault="00000000">
      <w:pPr>
        <w:pStyle w:val="ListParagraph"/>
        <w:numPr>
          <w:ilvl w:val="0"/>
          <w:numId w:val="1"/>
        </w:numPr>
        <w:tabs>
          <w:tab w:val="left" w:pos="920"/>
        </w:tabs>
        <w:spacing w:before="88" w:line="230" w:lineRule="auto"/>
        <w:ind w:right="640" w:hanging="561"/>
        <w:jc w:val="left"/>
      </w:pPr>
      <w:r>
        <w:t>Raquel Parreira, Ece Özelçi, and Mahmut Selman Sakar. “Remotely Controlled Colloidal Assembly of Soft Microrobotic</w:t>
      </w:r>
      <w:r>
        <w:rPr>
          <w:spacing w:val="34"/>
        </w:rPr>
        <w:t xml:space="preserve"> </w:t>
      </w:r>
      <w:r>
        <w:t>Artificial</w:t>
      </w:r>
      <w:r>
        <w:rPr>
          <w:spacing w:val="34"/>
        </w:rPr>
        <w:t xml:space="preserve"> </w:t>
      </w:r>
      <w:r>
        <w:t>Muscle”.</w:t>
      </w:r>
      <w:r>
        <w:rPr>
          <w:spacing w:val="34"/>
        </w:rPr>
        <w:t xml:space="preserve"> </w:t>
      </w:r>
      <w:r>
        <w:rPr>
          <w:i/>
        </w:rPr>
        <w:t>Advanced</w:t>
      </w:r>
      <w:r>
        <w:rPr>
          <w:i/>
          <w:spacing w:val="34"/>
        </w:rPr>
        <w:t xml:space="preserve"> </w:t>
      </w:r>
      <w:r>
        <w:rPr>
          <w:i/>
        </w:rPr>
        <w:t>Intelligent</w:t>
      </w:r>
      <w:r>
        <w:rPr>
          <w:i/>
          <w:spacing w:val="34"/>
        </w:rPr>
        <w:t xml:space="preserve"> </w:t>
      </w:r>
      <w:r>
        <w:rPr>
          <w:i/>
        </w:rPr>
        <w:t>Systems</w:t>
      </w:r>
      <w:r>
        <w:rPr>
          <w:i/>
          <w:spacing w:val="40"/>
        </w:rPr>
        <w:t xml:space="preserve"> </w:t>
      </w:r>
      <w:r>
        <w:t>2</w:t>
      </w:r>
      <w:r>
        <w:rPr>
          <w:spacing w:val="34"/>
        </w:rPr>
        <w:t xml:space="preserve"> </w:t>
      </w:r>
      <w:r>
        <w:t>(2020),</w:t>
      </w:r>
      <w:r>
        <w:rPr>
          <w:spacing w:val="34"/>
        </w:rPr>
        <w:t xml:space="preserve"> </w:t>
      </w:r>
      <w:r>
        <w:t>p.</w:t>
      </w:r>
      <w:r>
        <w:rPr>
          <w:spacing w:val="34"/>
        </w:rPr>
        <w:t xml:space="preserve"> </w:t>
      </w:r>
      <w:r>
        <w:t>2000062.</w:t>
      </w:r>
      <w:r>
        <w:rPr>
          <w:spacing w:val="33"/>
        </w:rPr>
        <w:t xml:space="preserve"> </w:t>
      </w:r>
      <w:r>
        <w:rPr>
          <w:rFonts w:ascii="Cambria" w:hAnsi="Cambria"/>
        </w:rPr>
        <w:t>doi</w:t>
      </w:r>
      <w:r>
        <w:t>:</w:t>
      </w:r>
      <w:r>
        <w:rPr>
          <w:spacing w:val="34"/>
        </w:rPr>
        <w:t xml:space="preserve"> </w:t>
      </w:r>
      <w:r>
        <w:rPr>
          <w:rFonts w:ascii="Cambria" w:hAnsi="Cambria"/>
        </w:rPr>
        <w:t xml:space="preserve">10.1002/aisy. </w:t>
      </w:r>
      <w:r>
        <w:rPr>
          <w:rFonts w:ascii="Cambria" w:hAnsi="Cambria"/>
          <w:spacing w:val="-2"/>
        </w:rPr>
        <w:t>202000062</w:t>
      </w:r>
      <w:r>
        <w:rPr>
          <w:spacing w:val="-2"/>
        </w:rPr>
        <w:t>.</w:t>
      </w:r>
    </w:p>
    <w:p w14:paraId="0B8F8A3F" w14:textId="77777777" w:rsidR="00EF32D3" w:rsidRDefault="00000000">
      <w:pPr>
        <w:pStyle w:val="ListParagraph"/>
        <w:numPr>
          <w:ilvl w:val="0"/>
          <w:numId w:val="1"/>
        </w:numPr>
        <w:tabs>
          <w:tab w:val="left" w:pos="898"/>
          <w:tab w:val="left" w:pos="916"/>
        </w:tabs>
        <w:spacing w:line="230" w:lineRule="auto"/>
        <w:ind w:left="898" w:right="675" w:hanging="539"/>
        <w:jc w:val="both"/>
      </w:pPr>
      <w:r>
        <w:t xml:space="preserve">Xiaoyan Zhao, Weihong Gao, Shu Yang, Jiakun Liu, Md Said Hasan, Zhiyue Zhang, and Huanhuan Chen. “From silica colloidal particles to photonic crystals: Progress in fabrication and application of structurally </w:t>
      </w:r>
      <w:r>
        <w:rPr>
          <w:spacing w:val="-2"/>
        </w:rPr>
        <w:t>colored</w:t>
      </w:r>
      <w:r>
        <w:rPr>
          <w:spacing w:val="-7"/>
        </w:rPr>
        <w:t xml:space="preserve"> </w:t>
      </w:r>
      <w:r>
        <w:rPr>
          <w:spacing w:val="-2"/>
        </w:rPr>
        <w:t>materials”.</w:t>
      </w:r>
      <w:r>
        <w:rPr>
          <w:spacing w:val="-6"/>
        </w:rPr>
        <w:t xml:space="preserve"> </w:t>
      </w:r>
      <w:r>
        <w:rPr>
          <w:i/>
          <w:spacing w:val="-2"/>
        </w:rPr>
        <w:t>Textile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Research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Journal</w:t>
      </w:r>
      <w:r>
        <w:rPr>
          <w:i/>
          <w:spacing w:val="12"/>
        </w:rPr>
        <w:t xml:space="preserve"> </w:t>
      </w:r>
      <w:r>
        <w:rPr>
          <w:spacing w:val="-2"/>
        </w:rPr>
        <w:t>93</w:t>
      </w:r>
      <w:r>
        <w:rPr>
          <w:spacing w:val="-6"/>
        </w:rPr>
        <w:t xml:space="preserve"> </w:t>
      </w:r>
      <w:r>
        <w:rPr>
          <w:spacing w:val="-2"/>
        </w:rPr>
        <w:t>(2023),</w:t>
      </w:r>
      <w:r>
        <w:rPr>
          <w:spacing w:val="-6"/>
        </w:rPr>
        <w:t xml:space="preserve"> </w:t>
      </w:r>
      <w:r>
        <w:rPr>
          <w:spacing w:val="-2"/>
        </w:rPr>
        <w:t>pp.</w:t>
      </w:r>
      <w:r>
        <w:rPr>
          <w:spacing w:val="-7"/>
        </w:rPr>
        <w:t xml:space="preserve"> </w:t>
      </w:r>
      <w:r>
        <w:rPr>
          <w:spacing w:val="-2"/>
        </w:rPr>
        <w:t>2877–2893.</w:t>
      </w:r>
      <w:r>
        <w:rPr>
          <w:spacing w:val="-7"/>
        </w:rPr>
        <w:t xml:space="preserve"> </w:t>
      </w:r>
      <w:r>
        <w:rPr>
          <w:rFonts w:ascii="Cambria" w:hAnsi="Cambria"/>
          <w:spacing w:val="-2"/>
        </w:rPr>
        <w:t>doi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rFonts w:ascii="Cambria" w:hAnsi="Cambria"/>
          <w:spacing w:val="-2"/>
        </w:rPr>
        <w:t>10.1177/00405175221146291</w:t>
      </w:r>
      <w:r>
        <w:rPr>
          <w:spacing w:val="-2"/>
        </w:rPr>
        <w:t>.</w:t>
      </w:r>
    </w:p>
    <w:p w14:paraId="0B8F8A40" w14:textId="77777777" w:rsidR="00EF32D3" w:rsidRDefault="00000000">
      <w:pPr>
        <w:pStyle w:val="ListParagraph"/>
        <w:numPr>
          <w:ilvl w:val="0"/>
          <w:numId w:val="1"/>
        </w:numPr>
        <w:tabs>
          <w:tab w:val="left" w:pos="898"/>
          <w:tab w:val="left" w:pos="916"/>
        </w:tabs>
        <w:spacing w:line="230" w:lineRule="auto"/>
        <w:ind w:left="898" w:right="671" w:hanging="539"/>
        <w:jc w:val="both"/>
      </w:pPr>
      <w:r>
        <w:t xml:space="preserve">Iman Abdoli, René Wittmann, Joseph Brader, Jens-Uwe Sommer, Hartmut Löwen, and Abhinav Sharma. “Tunable Brownian magneto heat pump”. </w:t>
      </w:r>
      <w:r>
        <w:rPr>
          <w:i/>
        </w:rPr>
        <w:t xml:space="preserve">Research Square (preprint) </w:t>
      </w:r>
      <w:r>
        <w:t xml:space="preserve">(2022). </w:t>
      </w:r>
      <w:r>
        <w:rPr>
          <w:rFonts w:ascii="Cambria" w:hAnsi="Cambria"/>
        </w:rPr>
        <w:t>doi</w:t>
      </w:r>
      <w:r>
        <w:t xml:space="preserve">: </w:t>
      </w:r>
      <w:r>
        <w:rPr>
          <w:rFonts w:ascii="Cambria" w:hAnsi="Cambria"/>
          <w:w w:val="115"/>
        </w:rPr>
        <w:t>10.21203/rs.3.rs-</w:t>
      </w:r>
      <w:r>
        <w:rPr>
          <w:rFonts w:ascii="Cambria" w:hAnsi="Cambria"/>
          <w:spacing w:val="-2"/>
        </w:rPr>
        <w:t>1870440/v1</w:t>
      </w:r>
      <w:r>
        <w:rPr>
          <w:spacing w:val="-2"/>
        </w:rPr>
        <w:t>.</w:t>
      </w:r>
    </w:p>
    <w:p w14:paraId="0B8F8A41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6"/>
          <w:tab w:val="left" w:pos="920"/>
        </w:tabs>
        <w:spacing w:before="88" w:line="230" w:lineRule="auto"/>
        <w:ind w:right="712" w:hanging="561"/>
        <w:jc w:val="both"/>
      </w:pPr>
      <w:r>
        <w:rPr>
          <w:w w:val="105"/>
        </w:rPr>
        <w:t>Lukas</w:t>
      </w:r>
      <w:r>
        <w:rPr>
          <w:spacing w:val="-14"/>
          <w:w w:val="105"/>
        </w:rPr>
        <w:t xml:space="preserve"> </w:t>
      </w:r>
      <w:r>
        <w:rPr>
          <w:w w:val="105"/>
        </w:rPr>
        <w:t>Hecht,</w:t>
      </w:r>
      <w:r>
        <w:rPr>
          <w:spacing w:val="-13"/>
          <w:w w:val="105"/>
        </w:rPr>
        <w:t xml:space="preserve"> </w:t>
      </w:r>
      <w:r>
        <w:rPr>
          <w:w w:val="105"/>
        </w:rPr>
        <w:t>Suvendu</w:t>
      </w:r>
      <w:r>
        <w:rPr>
          <w:spacing w:val="-13"/>
          <w:w w:val="105"/>
        </w:rPr>
        <w:t xml:space="preserve"> </w:t>
      </w:r>
      <w:r>
        <w:rPr>
          <w:w w:val="105"/>
        </w:rPr>
        <w:t>Mandal,</w:t>
      </w:r>
      <w:r>
        <w:rPr>
          <w:spacing w:val="-13"/>
          <w:w w:val="105"/>
        </w:rPr>
        <w:t xml:space="preserve"> </w:t>
      </w:r>
      <w:r>
        <w:rPr>
          <w:w w:val="105"/>
        </w:rPr>
        <w:t>Hartmut</w:t>
      </w:r>
      <w:r>
        <w:rPr>
          <w:spacing w:val="-13"/>
          <w:w w:val="105"/>
        </w:rPr>
        <w:t xml:space="preserve"> </w:t>
      </w:r>
      <w:r>
        <w:rPr>
          <w:w w:val="105"/>
        </w:rPr>
        <w:t>Löwen,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Benno</w:t>
      </w:r>
      <w:r>
        <w:rPr>
          <w:spacing w:val="-13"/>
          <w:w w:val="105"/>
        </w:rPr>
        <w:t xml:space="preserve"> </w:t>
      </w:r>
      <w:r>
        <w:rPr>
          <w:w w:val="105"/>
        </w:rPr>
        <w:t>Liebchen.</w:t>
      </w:r>
      <w:r>
        <w:rPr>
          <w:spacing w:val="-13"/>
          <w:w w:val="105"/>
        </w:rPr>
        <w:t xml:space="preserve"> </w:t>
      </w:r>
      <w:r>
        <w:rPr>
          <w:w w:val="105"/>
        </w:rPr>
        <w:t>“Active</w:t>
      </w:r>
      <w:r>
        <w:rPr>
          <w:spacing w:val="-13"/>
          <w:w w:val="105"/>
        </w:rPr>
        <w:t xml:space="preserve"> </w:t>
      </w:r>
      <w:r>
        <w:rPr>
          <w:w w:val="105"/>
        </w:rPr>
        <w:t>Refrigerators</w:t>
      </w:r>
      <w:r>
        <w:rPr>
          <w:spacing w:val="-13"/>
          <w:w w:val="105"/>
        </w:rPr>
        <w:t xml:space="preserve"> </w:t>
      </w:r>
      <w:r>
        <w:rPr>
          <w:w w:val="105"/>
        </w:rPr>
        <w:t>Powered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by Inertia”. </w:t>
      </w:r>
      <w:r>
        <w:rPr>
          <w:i/>
          <w:w w:val="105"/>
        </w:rPr>
        <w:t>Physical Review Letters</w:t>
      </w:r>
      <w:r>
        <w:rPr>
          <w:i/>
          <w:spacing w:val="36"/>
          <w:w w:val="105"/>
        </w:rPr>
        <w:t xml:space="preserve"> </w:t>
      </w:r>
      <w:r>
        <w:rPr>
          <w:w w:val="105"/>
        </w:rPr>
        <w:t xml:space="preserve">129 (2022), p. 178001. </w:t>
      </w:r>
      <w:r>
        <w:rPr>
          <w:rFonts w:ascii="Cambria" w:hAnsi="Cambria"/>
          <w:w w:val="105"/>
        </w:rPr>
        <w:t>doi</w:t>
      </w:r>
      <w:r>
        <w:rPr>
          <w:w w:val="105"/>
        </w:rPr>
        <w:t xml:space="preserve">: </w:t>
      </w:r>
      <w:r>
        <w:rPr>
          <w:rFonts w:ascii="Cambria" w:hAnsi="Cambria"/>
          <w:w w:val="105"/>
        </w:rPr>
        <w:t>10.1103/physrevlett.129.178001</w:t>
      </w:r>
      <w:r>
        <w:rPr>
          <w:w w:val="105"/>
        </w:rPr>
        <w:t>.</w:t>
      </w:r>
    </w:p>
    <w:p w14:paraId="0B8F8A42" w14:textId="77777777" w:rsidR="00EF32D3" w:rsidRDefault="00000000">
      <w:pPr>
        <w:pStyle w:val="ListParagraph"/>
        <w:numPr>
          <w:ilvl w:val="0"/>
          <w:numId w:val="1"/>
        </w:numPr>
        <w:tabs>
          <w:tab w:val="left" w:pos="912"/>
          <w:tab w:val="left" w:pos="916"/>
        </w:tabs>
        <w:spacing w:line="230" w:lineRule="auto"/>
        <w:ind w:left="912" w:right="717" w:hanging="553"/>
        <w:jc w:val="both"/>
      </w:pPr>
      <w:r>
        <w:rPr>
          <w:spacing w:val="-13"/>
        </w:rPr>
        <w:t xml:space="preserve"> </w:t>
      </w:r>
      <w:r>
        <w:t>Jean-François</w:t>
      </w:r>
      <w:r>
        <w:rPr>
          <w:spacing w:val="-12"/>
        </w:rPr>
        <w:t xml:space="preserve"> </w:t>
      </w:r>
      <w:r>
        <w:t>Derivaux,</w:t>
      </w:r>
      <w:r>
        <w:rPr>
          <w:spacing w:val="-5"/>
        </w:rPr>
        <w:t xml:space="preserve"> </w:t>
      </w:r>
      <w:r>
        <w:t xml:space="preserve">Robert L Jack, and Michael E Cates. “Active–passive mixtures with bulk loading: a minimal active engine in one dimension”. </w:t>
      </w:r>
      <w:r>
        <w:rPr>
          <w:i/>
        </w:rPr>
        <w:t xml:space="preserve">Journal of Statistical Mechanics: Theory and Experiment </w:t>
      </w:r>
      <w:r>
        <w:t>2023 (2023),</w:t>
      </w:r>
      <w:r>
        <w:rPr>
          <w:spacing w:val="40"/>
        </w:rPr>
        <w:t xml:space="preserve"> </w:t>
      </w:r>
      <w:r>
        <w:t>p.</w:t>
      </w:r>
      <w:r>
        <w:rPr>
          <w:spacing w:val="40"/>
        </w:rPr>
        <w:t xml:space="preserve"> </w:t>
      </w:r>
      <w:r>
        <w:t>083212.</w:t>
      </w:r>
      <w:r>
        <w:rPr>
          <w:spacing w:val="40"/>
        </w:rPr>
        <w:t xml:space="preserve"> </w:t>
      </w:r>
      <w:r>
        <w:rPr>
          <w:rFonts w:ascii="Cambria" w:hAnsi="Cambria"/>
        </w:rPr>
        <w:t>doi</w:t>
      </w:r>
      <w:r>
        <w:t>:</w:t>
      </w:r>
      <w:r>
        <w:rPr>
          <w:spacing w:val="40"/>
        </w:rPr>
        <w:t xml:space="preserve"> </w:t>
      </w:r>
      <w:r>
        <w:rPr>
          <w:rFonts w:ascii="Cambria" w:hAnsi="Cambria"/>
        </w:rPr>
        <w:t>10.1088/1742-5468/acecfa</w:t>
      </w:r>
      <w:r>
        <w:t>.</w:t>
      </w:r>
    </w:p>
    <w:sectPr w:rsidR="00EF32D3">
      <w:pgSz w:w="12240" w:h="15840"/>
      <w:pgMar w:top="960" w:right="360" w:bottom="660" w:left="720" w:header="312" w:footer="47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Joseph Rich" w:date="2026-06-29T16:37:00Z" w:initials="JR">
    <w:p w14:paraId="708C39FF" w14:textId="77777777" w:rsidR="00DE45EC" w:rsidRDefault="00DE45EC" w:rsidP="00DE45EC">
      <w:pPr>
        <w:pStyle w:val="CommentText"/>
      </w:pPr>
      <w:r>
        <w:rPr>
          <w:rStyle w:val="CommentReference"/>
        </w:rPr>
        <w:annotationRef/>
      </w:r>
      <w:r>
        <w:t>I think I’d prefer to mention the compliant mechanism switching logic here, since the scale we are proposing is not Brownian motion dependent.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8C39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194028" w16cex:dateUtc="2026-06-29T2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8C39FF" w16cid:durableId="661940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25397" w14:textId="77777777" w:rsidR="00B62A30" w:rsidRDefault="00B62A30">
      <w:r>
        <w:separator/>
      </w:r>
    </w:p>
  </w:endnote>
  <w:endnote w:type="continuationSeparator" w:id="0">
    <w:p w14:paraId="74483036" w14:textId="77777777" w:rsidR="00B62A30" w:rsidRDefault="00B62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F8A4E" w14:textId="77777777" w:rsidR="00EF32D3" w:rsidRDefault="00000000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0B8F8A53" wp14:editId="0B8F8A54">
              <wp:simplePos x="0" y="0"/>
              <wp:positionH relativeFrom="page">
                <wp:posOffset>6979666</wp:posOffset>
              </wp:positionH>
              <wp:positionV relativeFrom="page">
                <wp:posOffset>9615063</wp:posOffset>
              </wp:positionV>
              <wp:extent cx="15811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F8A69" w14:textId="77777777" w:rsidR="00EF32D3" w:rsidRDefault="00000000">
                          <w:pPr>
                            <w:pStyle w:val="BodyText"/>
                            <w:spacing w:before="6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F8A5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0" type="#_x0000_t202" style="position:absolute;margin-left:549.6pt;margin-top:757.1pt;width:12.45pt;height:15.3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" filled="f" stroked="f">
              <v:textbox inset="0,0,0,0">
                <w:txbxContent>
                  <w:p w14:paraId="0B8F8A69" w14:textId="77777777" w:rsidR="00EF32D3" w:rsidRDefault="00000000">
                    <w:pPr>
                      <w:pStyle w:val="BodyText"/>
                      <w:spacing w:before="6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0B8F8A55" wp14:editId="0B8F8A56">
              <wp:simplePos x="0" y="0"/>
              <wp:positionH relativeFrom="page">
                <wp:posOffset>670064</wp:posOffset>
              </wp:positionH>
              <wp:positionV relativeFrom="page">
                <wp:posOffset>9625478</wp:posOffset>
              </wp:positionV>
              <wp:extent cx="77152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152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F8A6A" w14:textId="77777777" w:rsidR="00EF32D3" w:rsidRDefault="00000000">
                          <w:pPr>
                            <w:spacing w:before="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F7F7F"/>
                              <w:sz w:val="20"/>
                            </w:rPr>
                            <w:t>June</w:t>
                          </w:r>
                          <w:r>
                            <w:rPr>
                              <w:color w:val="7F7F7F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0"/>
                            </w:rPr>
                            <w:t>28,</w:t>
                          </w:r>
                          <w:r>
                            <w:rPr>
                              <w:color w:val="7F7F7F"/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8F8A55" id="Textbox 4" o:spid="_x0000_s1041" type="#_x0000_t202" style="position:absolute;margin-left:52.75pt;margin-top:757.9pt;width:60.75pt;height:14.2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" filled="f" stroked="f">
              <v:textbox inset="0,0,0,0">
                <w:txbxContent>
                  <w:p w14:paraId="0B8F8A6A" w14:textId="77777777" w:rsidR="00EF32D3" w:rsidRDefault="00000000">
                    <w:pPr>
                      <w:spacing w:before="9"/>
                      <w:ind w:left="20"/>
                      <w:rPr>
                        <w:sz w:val="20"/>
                      </w:rPr>
                    </w:pPr>
                    <w:r>
                      <w:rPr>
                        <w:color w:val="7F7F7F"/>
                        <w:sz w:val="20"/>
                      </w:rPr>
                      <w:t>June</w:t>
                    </w:r>
                    <w:r>
                      <w:rPr>
                        <w:color w:val="7F7F7F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color w:val="7F7F7F"/>
                        <w:sz w:val="20"/>
                      </w:rPr>
                      <w:t>28,</w:t>
                    </w:r>
                    <w:r>
                      <w:rPr>
                        <w:color w:val="7F7F7F"/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color w:val="7F7F7F"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C7A7" w14:textId="77777777" w:rsidR="00B62A30" w:rsidRDefault="00B62A30">
      <w:r>
        <w:separator/>
      </w:r>
    </w:p>
  </w:footnote>
  <w:footnote w:type="continuationSeparator" w:id="0">
    <w:p w14:paraId="0D31CCCF" w14:textId="77777777" w:rsidR="00B62A30" w:rsidRDefault="00B62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F8A4D" w14:textId="77777777" w:rsidR="00EF32D3" w:rsidRDefault="00000000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487510528" behindDoc="1" locked="0" layoutInCell="1" allowOverlap="1" wp14:anchorId="0B8F8A4F" wp14:editId="0B8F8A50">
          <wp:simplePos x="0" y="0"/>
          <wp:positionH relativeFrom="page">
            <wp:posOffset>5286603</wp:posOffset>
          </wp:positionH>
          <wp:positionV relativeFrom="page">
            <wp:posOffset>226712</wp:posOffset>
          </wp:positionV>
          <wp:extent cx="1799924" cy="24716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9924" cy="247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0B8F8A51" wp14:editId="0B8F8A52">
              <wp:simplePos x="0" y="0"/>
              <wp:positionH relativeFrom="page">
                <wp:posOffset>667156</wp:posOffset>
              </wp:positionH>
              <wp:positionV relativeFrom="page">
                <wp:posOffset>185390</wp:posOffset>
              </wp:positionV>
              <wp:extent cx="1684655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46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F8A68" w14:textId="77777777" w:rsidR="00EF32D3" w:rsidRDefault="00000000">
                          <w:pPr>
                            <w:spacing w:before="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mallCaps/>
                              <w:color w:val="7F7F7F"/>
                              <w:w w:val="115"/>
                              <w:sz w:val="20"/>
                            </w:rPr>
                            <w:t>White</w:t>
                          </w:r>
                          <w:r>
                            <w:rPr>
                              <w:smallCaps/>
                              <w:color w:val="7F7F7F"/>
                              <w:spacing w:val="3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color w:val="7F7F7F"/>
                              <w:w w:val="115"/>
                              <w:sz w:val="20"/>
                            </w:rPr>
                            <w:t>Paper</w:t>
                          </w:r>
                          <w:r>
                            <w:rPr>
                              <w:smallCaps/>
                              <w:color w:val="7F7F7F"/>
                              <w:spacing w:val="36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color w:val="7F7F7F"/>
                              <w:sz w:val="20"/>
                            </w:rPr>
                            <w:t>|</w:t>
                          </w:r>
                          <w:r>
                            <w:rPr>
                              <w:smallCaps/>
                              <w:color w:val="7F7F7F"/>
                              <w:spacing w:val="26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color w:val="7F7F7F"/>
                              <w:spacing w:val="-2"/>
                              <w:w w:val="115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F8A5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9" type="#_x0000_t202" style="position:absolute;margin-left:52.55pt;margin-top:14.6pt;width:132.65pt;height:14.2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" filled="f" stroked="f">
              <v:textbox inset="0,0,0,0">
                <w:txbxContent>
                  <w:p w14:paraId="0B8F8A68" w14:textId="77777777" w:rsidR="00EF32D3" w:rsidRDefault="00000000">
                    <w:pPr>
                      <w:spacing w:before="9"/>
                      <w:ind w:left="20"/>
                      <w:rPr>
                        <w:sz w:val="20"/>
                      </w:rPr>
                    </w:pPr>
                    <w:r>
                      <w:rPr>
                        <w:smallCaps/>
                        <w:color w:val="7F7F7F"/>
                        <w:w w:val="115"/>
                        <w:sz w:val="20"/>
                      </w:rPr>
                      <w:t>White</w:t>
                    </w:r>
                    <w:r>
                      <w:rPr>
                        <w:smallCaps/>
                        <w:color w:val="7F7F7F"/>
                        <w:spacing w:val="3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mallCaps/>
                        <w:color w:val="7F7F7F"/>
                        <w:w w:val="115"/>
                        <w:sz w:val="20"/>
                      </w:rPr>
                      <w:t>Paper</w:t>
                    </w:r>
                    <w:r>
                      <w:rPr>
                        <w:smallCaps/>
                        <w:color w:val="7F7F7F"/>
                        <w:spacing w:val="36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mallCaps/>
                        <w:color w:val="7F7F7F"/>
                        <w:sz w:val="20"/>
                      </w:rPr>
                      <w:t>|</w:t>
                    </w:r>
                    <w:r>
                      <w:rPr>
                        <w:smallCaps/>
                        <w:color w:val="7F7F7F"/>
                        <w:spacing w:val="26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smallCaps/>
                        <w:color w:val="7F7F7F"/>
                        <w:spacing w:val="-2"/>
                        <w:w w:val="115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156DD"/>
    <w:multiLevelType w:val="hybridMultilevel"/>
    <w:tmpl w:val="6652CAB2"/>
    <w:lvl w:ilvl="0" w:tplc="83D293DA">
      <w:start w:val="1"/>
      <w:numFmt w:val="decimal"/>
      <w:lvlText w:val="[%1]"/>
      <w:lvlJc w:val="left"/>
      <w:pPr>
        <w:ind w:left="920" w:hanging="45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5"/>
        <w:sz w:val="22"/>
        <w:szCs w:val="22"/>
        <w:lang w:val="en-US" w:eastAsia="en-US" w:bidi="ar-SA"/>
      </w:rPr>
    </w:lvl>
    <w:lvl w:ilvl="1" w:tplc="A57889F2">
      <w:numFmt w:val="bullet"/>
      <w:lvlText w:val="•"/>
      <w:lvlJc w:val="left"/>
      <w:pPr>
        <w:ind w:left="1944" w:hanging="453"/>
      </w:pPr>
      <w:rPr>
        <w:rFonts w:hint="default"/>
        <w:lang w:val="en-US" w:eastAsia="en-US" w:bidi="ar-SA"/>
      </w:rPr>
    </w:lvl>
    <w:lvl w:ilvl="2" w:tplc="74545CBE">
      <w:numFmt w:val="bullet"/>
      <w:lvlText w:val="•"/>
      <w:lvlJc w:val="left"/>
      <w:pPr>
        <w:ind w:left="2968" w:hanging="453"/>
      </w:pPr>
      <w:rPr>
        <w:rFonts w:hint="default"/>
        <w:lang w:val="en-US" w:eastAsia="en-US" w:bidi="ar-SA"/>
      </w:rPr>
    </w:lvl>
    <w:lvl w:ilvl="3" w:tplc="3702B452">
      <w:numFmt w:val="bullet"/>
      <w:lvlText w:val="•"/>
      <w:lvlJc w:val="left"/>
      <w:pPr>
        <w:ind w:left="3992" w:hanging="453"/>
      </w:pPr>
      <w:rPr>
        <w:rFonts w:hint="default"/>
        <w:lang w:val="en-US" w:eastAsia="en-US" w:bidi="ar-SA"/>
      </w:rPr>
    </w:lvl>
    <w:lvl w:ilvl="4" w:tplc="51F45F70">
      <w:numFmt w:val="bullet"/>
      <w:lvlText w:val="•"/>
      <w:lvlJc w:val="left"/>
      <w:pPr>
        <w:ind w:left="5016" w:hanging="453"/>
      </w:pPr>
      <w:rPr>
        <w:rFonts w:hint="default"/>
        <w:lang w:val="en-US" w:eastAsia="en-US" w:bidi="ar-SA"/>
      </w:rPr>
    </w:lvl>
    <w:lvl w:ilvl="5" w:tplc="B62C3466">
      <w:numFmt w:val="bullet"/>
      <w:lvlText w:val="•"/>
      <w:lvlJc w:val="left"/>
      <w:pPr>
        <w:ind w:left="6040" w:hanging="453"/>
      </w:pPr>
      <w:rPr>
        <w:rFonts w:hint="default"/>
        <w:lang w:val="en-US" w:eastAsia="en-US" w:bidi="ar-SA"/>
      </w:rPr>
    </w:lvl>
    <w:lvl w:ilvl="6" w:tplc="A17CA038">
      <w:numFmt w:val="bullet"/>
      <w:lvlText w:val="•"/>
      <w:lvlJc w:val="left"/>
      <w:pPr>
        <w:ind w:left="7064" w:hanging="453"/>
      </w:pPr>
      <w:rPr>
        <w:rFonts w:hint="default"/>
        <w:lang w:val="en-US" w:eastAsia="en-US" w:bidi="ar-SA"/>
      </w:rPr>
    </w:lvl>
    <w:lvl w:ilvl="7" w:tplc="08642ADC">
      <w:numFmt w:val="bullet"/>
      <w:lvlText w:val="•"/>
      <w:lvlJc w:val="left"/>
      <w:pPr>
        <w:ind w:left="8088" w:hanging="453"/>
      </w:pPr>
      <w:rPr>
        <w:rFonts w:hint="default"/>
        <w:lang w:val="en-US" w:eastAsia="en-US" w:bidi="ar-SA"/>
      </w:rPr>
    </w:lvl>
    <w:lvl w:ilvl="8" w:tplc="C5666A3A">
      <w:numFmt w:val="bullet"/>
      <w:lvlText w:val="•"/>
      <w:lvlJc w:val="left"/>
      <w:pPr>
        <w:ind w:left="9112" w:hanging="453"/>
      </w:pPr>
      <w:rPr>
        <w:rFonts w:hint="default"/>
        <w:lang w:val="en-US" w:eastAsia="en-US" w:bidi="ar-SA"/>
      </w:rPr>
    </w:lvl>
  </w:abstractNum>
  <w:num w:numId="1" w16cid:durableId="99549265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Rich">
    <w15:presenceInfo w15:providerId="AD" w15:userId="S::jtr1995@byu.edu::f34fbd64-8552-48a0-af03-a5048895ac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trackRevision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D3"/>
    <w:rsid w:val="0007259C"/>
    <w:rsid w:val="0013277E"/>
    <w:rsid w:val="00193A65"/>
    <w:rsid w:val="006257EF"/>
    <w:rsid w:val="00634DFB"/>
    <w:rsid w:val="00B62A30"/>
    <w:rsid w:val="00C151C6"/>
    <w:rsid w:val="00DE45EC"/>
    <w:rsid w:val="00E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F8A17"/>
  <w15:docId w15:val="{137A596F-61F1-4D75-9EC6-E4EECF26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4"/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  <w:jc w:val="both"/>
    </w:pPr>
  </w:style>
  <w:style w:type="paragraph" w:styleId="Title">
    <w:name w:val="Title"/>
    <w:basedOn w:val="Normal"/>
    <w:uiPriority w:val="10"/>
    <w:qFormat/>
    <w:pPr>
      <w:spacing w:before="1"/>
      <w:ind w:left="21" w:right="372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89"/>
      <w:ind w:left="920" w:hanging="45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193A65"/>
    <w:pPr>
      <w:widowControl/>
      <w:autoSpaceDE/>
      <w:autoSpaceDN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151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51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51C6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1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1C6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kp3@byu.edu" TargetMode="Externa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1866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Rich</dc:creator>
  <cp:lastModifiedBy>Joseph Rich</cp:lastModifiedBy>
  <cp:revision>8</cp:revision>
  <dcterms:created xsi:type="dcterms:W3CDTF">2026-06-29T22:23:00Z</dcterms:created>
  <dcterms:modified xsi:type="dcterms:W3CDTF">2026-06-29T22:37:00Z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Creator">
    <vt:lpwstr>TeX</vt:lpwstr>
  </property>
  <property fmtid="{D5CDD505-2E9C-101B-9397-08002B2CF9AE}" pid="4" name="LastSaved">
    <vt:filetime>2026-06-29T00:00:00Z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